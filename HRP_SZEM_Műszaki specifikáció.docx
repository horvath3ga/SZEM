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E91D8D" w14:textId="05A1E724" w:rsidR="00B267DC" w:rsidRDefault="00B267DC" w:rsidP="00B267DC">
      <w:r>
        <w:rPr>
          <w:noProof/>
          <w:lang w:eastAsia="hu-HU"/>
        </w:rPr>
        <mc:AlternateContent>
          <mc:Choice Requires="wpg">
            <w:drawing>
              <wp:anchor distT="0" distB="0" distL="114300" distR="114300" simplePos="0" relativeHeight="251683840" behindDoc="0" locked="0" layoutInCell="0" allowOverlap="1" wp14:anchorId="3E96BD56" wp14:editId="37EA74EB">
                <wp:simplePos x="0" y="0"/>
                <wp:positionH relativeFrom="page">
                  <wp:posOffset>1017917</wp:posOffset>
                </wp:positionH>
                <wp:positionV relativeFrom="page">
                  <wp:posOffset>0</wp:posOffset>
                </wp:positionV>
                <wp:extent cx="6556192" cy="10696575"/>
                <wp:effectExtent l="0" t="0" r="0" b="9525"/>
                <wp:wrapNone/>
                <wp:docPr id="363" name="Csoport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56192" cy="10696575"/>
                          <a:chOff x="4897" y="795"/>
                          <a:chExt cx="10708" cy="16845"/>
                        </a:xfrm>
                      </wpg:grpSpPr>
                      <wps:wsp>
                        <wps:cNvPr id="365" name="Rectangle 365"/>
                        <wps:cNvSpPr>
                          <a:spLocks noChangeArrowheads="1"/>
                        </wps:cNvSpPr>
                        <wps:spPr bwMode="auto">
                          <a:xfrm>
                            <a:off x="14321" y="795"/>
                            <a:ext cx="1284" cy="16845"/>
                          </a:xfrm>
                          <a:prstGeom prst="rect">
                            <a:avLst/>
                          </a:prstGeom>
                          <a:solidFill>
                            <a:srgbClr val="FCBF49"/>
                          </a:solid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D8D8D8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4897" y="11651"/>
                            <a:ext cx="4889" cy="44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80000"/>
                                  </a:srgb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53882" dir="2700000" algn="ctr" rotWithShape="0">
                                    <a:srgbClr val="D8D8D8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="Arial" w:hAnsi="Arial" w:cs="Arial"/>
                                  <w:sz w:val="28"/>
                                  <w:szCs w:val="28"/>
                                </w:rPr>
                                <w:alias w:val="Cég"/>
                                <w:id w:val="-1406838257"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Content>
                                <w:p w14:paraId="009390D0" w14:textId="37364775" w:rsidR="00E874D3" w:rsidRPr="00DE554D" w:rsidRDefault="00E874D3" w:rsidP="00B267DC">
                                  <w:pPr>
                                    <w:pStyle w:val="Nincstrkz"/>
                                    <w:spacing w:line="360" w:lineRule="auto"/>
                                    <w:ind w:left="-284"/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MÁV Szolgáltató Központ Zrt.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365760" tIns="182880" rIns="182880" bIns="182880" anchor="b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96BD56" id="Csoport 14" o:spid="_x0000_s1026" style="position:absolute;left:0;text-align:left;margin-left:80.15pt;margin-top:0;width:516.25pt;height:842.25pt;z-index:251683840;mso-position-horizontal-relative:page;mso-position-vertical-relative:page" coordorigin="4897,795" coordsize="10708,16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" o:allowincell="f">
                <v:rect id="Rectangle 365" o:spid="_x0000_s1027" style="position:absolute;left:14321;top:795;width:1284;height:16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" fillcolor="#fcbf49" stroked="f" strokecolor="#d8d8d8"/>
                <v:rect id="Rectangle 9" o:spid="_x0000_s1028" style="position:absolute;left:4897;top:11651;width:4889;height:446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" filled="f" stroked="f" strokecolor="white" strokeweight="1pt">
                  <v:fill opacity="52428f"/>
                  <v:shadow color="#d8d8d8" offset="3pt,3pt"/>
                  <v:textbox inset="28.8pt,14.4pt,14.4pt,14.4pt">
                    <w:txbxContent>
                      <w:sdt>
                        <w:sdtP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alias w:val="Cég"/>
                          <w:id w:val="-1406838257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14:paraId="009390D0" w14:textId="37364775" w:rsidR="00E874D3" w:rsidRPr="00DE554D" w:rsidRDefault="00E874D3" w:rsidP="00B267DC">
                            <w:pPr>
                              <w:pStyle w:val="Nincstrkz"/>
                              <w:spacing w:line="360" w:lineRule="auto"/>
                              <w:ind w:left="-284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MÁV Szolgáltató Központ Zrt.</w:t>
                            </w:r>
                          </w:p>
                        </w:sdtContent>
                      </w:sdt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511225">
        <w:rPr>
          <w:noProof/>
          <w:lang w:eastAsia="hu-HU"/>
        </w:rPr>
        <w:drawing>
          <wp:inline distT="0" distB="0" distL="0" distR="0" wp14:anchorId="6BF62CAD" wp14:editId="5E1CE394">
            <wp:extent cx="2128647" cy="447675"/>
            <wp:effectExtent l="0" t="0" r="508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v_Szk_logo_transpare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510" cy="44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760C" w14:textId="77777777" w:rsidR="00B267DC" w:rsidRDefault="00B267DC" w:rsidP="00B267DC">
      <w:pPr>
        <w:spacing w:after="0"/>
        <w:rPr>
          <w:rFonts w:ascii="Times New Roman" w:hAnsi="Times New Roman" w:cs="Times New Roman"/>
          <w:sz w:val="36"/>
        </w:rPr>
      </w:pPr>
    </w:p>
    <w:p w14:paraId="5E00A3AB" w14:textId="77777777" w:rsidR="00B267DC" w:rsidRDefault="00B267DC" w:rsidP="00B267DC">
      <w:pPr>
        <w:spacing w:after="0"/>
        <w:rPr>
          <w:rFonts w:asciiTheme="majorHAnsi" w:eastAsiaTheme="majorEastAsia" w:hAnsiTheme="majorHAnsi" w:cstheme="majorBidi"/>
          <w:b/>
        </w:rPr>
      </w:pPr>
    </w:p>
    <w:p w14:paraId="5993B3F5" w14:textId="77777777" w:rsidR="00B267DC" w:rsidRDefault="00B267DC" w:rsidP="00B267DC">
      <w:pPr>
        <w:spacing w:after="0"/>
        <w:rPr>
          <w:rFonts w:asciiTheme="majorHAnsi" w:eastAsiaTheme="majorEastAsia" w:hAnsiTheme="majorHAnsi" w:cstheme="majorBidi"/>
          <w:b/>
        </w:rPr>
      </w:pPr>
    </w:p>
    <w:p w14:paraId="126B99DE" w14:textId="77777777" w:rsidR="00B267DC" w:rsidRDefault="00B267DC" w:rsidP="00B267DC">
      <w:pPr>
        <w:spacing w:after="0"/>
        <w:rPr>
          <w:rFonts w:asciiTheme="majorHAnsi" w:eastAsiaTheme="majorEastAsia" w:hAnsiTheme="majorHAnsi" w:cstheme="majorBidi"/>
          <w:b/>
        </w:rPr>
      </w:pPr>
    </w:p>
    <w:p w14:paraId="44FAA7A6" w14:textId="77777777" w:rsidR="00B267DC" w:rsidRDefault="00B267DC" w:rsidP="00B267DC">
      <w:pPr>
        <w:spacing w:after="0"/>
        <w:rPr>
          <w:rFonts w:asciiTheme="majorHAnsi" w:eastAsiaTheme="majorEastAsia" w:hAnsiTheme="majorHAnsi" w:cstheme="majorBidi"/>
          <w:b/>
        </w:rPr>
      </w:pPr>
    </w:p>
    <w:p w14:paraId="5EFE6884" w14:textId="77777777" w:rsidR="00B267DC" w:rsidRPr="008E51E0" w:rsidRDefault="00B267DC" w:rsidP="00B267DC">
      <w:pPr>
        <w:spacing w:after="0"/>
        <w:rPr>
          <w:rFonts w:asciiTheme="majorHAnsi" w:eastAsiaTheme="majorEastAsia" w:hAnsiTheme="majorHAnsi" w:cstheme="majorBidi"/>
          <w:b/>
        </w:rPr>
      </w:pPr>
    </w:p>
    <w:p w14:paraId="60FC684B" w14:textId="77777777" w:rsidR="00B267DC" w:rsidRPr="00396CB9" w:rsidRDefault="00B267DC" w:rsidP="00B267DC">
      <w:pPr>
        <w:spacing w:after="0"/>
        <w:ind w:left="4112"/>
        <w:jc w:val="center"/>
        <w:rPr>
          <w:rFonts w:asciiTheme="majorHAnsi" w:hAnsiTheme="majorHAnsi" w:cs="Arial"/>
          <w:b/>
          <w:sz w:val="28"/>
        </w:rPr>
      </w:pPr>
    </w:p>
    <w:p w14:paraId="4E39E501" w14:textId="77777777" w:rsidR="00B267DC" w:rsidRDefault="00B267DC" w:rsidP="00B267DC">
      <w:pPr>
        <w:spacing w:after="0"/>
        <w:rPr>
          <w:rFonts w:cs="Arial"/>
          <w:sz w:val="28"/>
        </w:rPr>
      </w:pPr>
    </w:p>
    <w:p w14:paraId="1E133673" w14:textId="77777777" w:rsidR="00B267DC" w:rsidRDefault="00B267DC" w:rsidP="00B267DC">
      <w:pPr>
        <w:spacing w:after="0"/>
        <w:rPr>
          <w:rFonts w:cs="Arial"/>
          <w:sz w:val="28"/>
        </w:rPr>
      </w:pPr>
    </w:p>
    <w:p w14:paraId="621CA082" w14:textId="77777777" w:rsidR="00B267DC" w:rsidRDefault="00B267DC" w:rsidP="00B267DC">
      <w:pPr>
        <w:spacing w:after="0"/>
        <w:rPr>
          <w:rFonts w:cs="Arial"/>
          <w:sz w:val="28"/>
        </w:rPr>
      </w:pPr>
    </w:p>
    <w:p w14:paraId="7F46870B" w14:textId="77777777" w:rsidR="00B267DC" w:rsidRDefault="00B267DC" w:rsidP="00B267DC">
      <w:pPr>
        <w:spacing w:after="0"/>
        <w:rPr>
          <w:rFonts w:cs="Arial"/>
          <w:sz w:val="28"/>
        </w:rPr>
      </w:pPr>
      <w:r>
        <w:rPr>
          <w:rFonts w:asciiTheme="majorHAnsi" w:eastAsiaTheme="majorEastAsia" w:hAnsiTheme="majorHAnsi" w:cstheme="majorBidi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9D6AA29" wp14:editId="7B4AABE6">
                <wp:simplePos x="0" y="0"/>
                <wp:positionH relativeFrom="column">
                  <wp:posOffset>8527</wp:posOffset>
                </wp:positionH>
                <wp:positionV relativeFrom="paragraph">
                  <wp:posOffset>2330087</wp:posOffset>
                </wp:positionV>
                <wp:extent cx="5382986" cy="1819275"/>
                <wp:effectExtent l="0" t="0" r="8255" b="9525"/>
                <wp:wrapNone/>
                <wp:docPr id="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2986" cy="1819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27302A" w14:textId="27364910" w:rsidR="00E874D3" w:rsidRDefault="00E874D3" w:rsidP="00B267DC">
                            <w:pPr>
                              <w:rPr>
                                <w:sz w:val="44"/>
                                <w:szCs w:val="52"/>
                              </w:rPr>
                            </w:pPr>
                            <w:r>
                              <w:rPr>
                                <w:sz w:val="44"/>
                                <w:szCs w:val="52"/>
                              </w:rPr>
                              <w:t>HR Portál –</w:t>
                            </w:r>
                            <w:r w:rsidR="00C23AFF">
                              <w:rPr>
                                <w:sz w:val="44"/>
                                <w:szCs w:val="52"/>
                              </w:rPr>
                              <w:t xml:space="preserve"> Éleslátást biztosító szemüveg költség</w:t>
                            </w:r>
                            <w:r w:rsidR="00702557">
                              <w:rPr>
                                <w:sz w:val="44"/>
                                <w:szCs w:val="52"/>
                              </w:rPr>
                              <w:t>t</w:t>
                            </w:r>
                            <w:r w:rsidR="00C23AFF">
                              <w:rPr>
                                <w:sz w:val="44"/>
                                <w:szCs w:val="52"/>
                              </w:rPr>
                              <w:t>érítés modul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9D6AA29" id="_x0000_t202" coordsize="21600,21600" o:spt="202" path="m,l,21600r21600,l21600,xe">
                <v:stroke joinstyle="miter"/>
                <v:path gradientshapeok="t" o:connecttype="rect"/>
              </v:shapetype>
              <v:shape id="Szövegdoboz 5" o:spid="_x0000_s1029" type="#_x0000_t202" style="position:absolute;left:0;text-align:left;margin-left:.65pt;margin-top:183.45pt;width:423.85pt;height:143.2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" fillcolor="white [3201]" stroked="f" strokeweight=".5pt">
                <v:textbox>
                  <w:txbxContent>
                    <w:p w14:paraId="3827302A" w14:textId="27364910" w:rsidR="00E874D3" w:rsidRDefault="00E874D3" w:rsidP="00B267DC">
                      <w:pPr>
                        <w:rPr>
                          <w:sz w:val="44"/>
                          <w:szCs w:val="52"/>
                        </w:rPr>
                      </w:pPr>
                      <w:r>
                        <w:rPr>
                          <w:sz w:val="44"/>
                          <w:szCs w:val="52"/>
                        </w:rPr>
                        <w:t>HR Portál –</w:t>
                      </w:r>
                      <w:r w:rsidR="00C23AFF">
                        <w:rPr>
                          <w:sz w:val="44"/>
                          <w:szCs w:val="52"/>
                        </w:rPr>
                        <w:t xml:space="preserve"> Éleslátást biztosító szemüveg költség</w:t>
                      </w:r>
                      <w:r w:rsidR="00702557">
                        <w:rPr>
                          <w:sz w:val="44"/>
                          <w:szCs w:val="52"/>
                        </w:rPr>
                        <w:t>t</w:t>
                      </w:r>
                      <w:r w:rsidR="00C23AFF">
                        <w:rPr>
                          <w:sz w:val="44"/>
                          <w:szCs w:val="52"/>
                        </w:rPr>
                        <w:t>érítés modul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4864" behindDoc="0" locked="0" layoutInCell="0" allowOverlap="1" wp14:anchorId="7AB1A1EB" wp14:editId="0B9DAEE2">
                <wp:simplePos x="0" y="0"/>
                <wp:positionH relativeFrom="page">
                  <wp:align>left</wp:align>
                </wp:positionH>
                <wp:positionV relativeFrom="page">
                  <wp:posOffset>3283585</wp:posOffset>
                </wp:positionV>
                <wp:extent cx="6995160" cy="640080"/>
                <wp:effectExtent l="0" t="0" r="15875" b="18415"/>
                <wp:wrapNone/>
                <wp:docPr id="362" name="Téglala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95160" cy="640080"/>
                        </a:xfrm>
                        <a:prstGeom prst="rect">
                          <a:avLst/>
                        </a:prstGeom>
                        <a:solidFill>
                          <a:srgbClr val="00337F"/>
                        </a:solidFill>
                        <a:ln w="12700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68"/>
                                <w:szCs w:val="68"/>
                              </w:rPr>
                              <w:alias w:val="Cím"/>
                              <w:id w:val="-44129693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p w14:paraId="526F825D" w14:textId="374A508D" w:rsidR="00E874D3" w:rsidRPr="00402849" w:rsidRDefault="00E874D3" w:rsidP="00B267DC">
                                <w:pPr>
                                  <w:pStyle w:val="Nincstrkz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68"/>
                                    <w:szCs w:val="6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68"/>
                                    <w:szCs w:val="68"/>
                                  </w:rPr>
                                  <w:t>Műszaki specifikáció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182880" tIns="45720" rIns="182880" bIns="4572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90000</wp14:pctWidth>
                </wp14:sizeRelH>
                <wp14:sizeRelV relativeFrom="page">
                  <wp14:pctHeight>7300</wp14:pctHeight>
                </wp14:sizeRelV>
              </wp:anchor>
            </w:drawing>
          </mc:Choice>
          <mc:Fallback>
            <w:pict>
              <v:rect w14:anchorId="7AB1A1EB" id="Téglalap 16" o:spid="_x0000_s1030" style="position:absolute;left:0;text-align:left;margin-left:0;margin-top:258.55pt;width:550.8pt;height:50.4pt;z-index:251684864;visibility:visible;mso-wrap-style:square;mso-width-percent:900;mso-height-percent:73;mso-wrap-distance-left:9pt;mso-wrap-distance-top:0;mso-wrap-distance-right:9pt;mso-wrap-distance-bottom:0;mso-position-horizontal:left;mso-position-horizontal-relative:page;mso-position-vertical:absolute;mso-position-vertical-relative:page;mso-width-percent:90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" o:allowincell="f" fillcolor="#00337f" strokecolor="white [3212]" strokeweight="1pt">
                <v:textbox style="mso-fit-shape-to-text:t" inset="14.4pt,,14.4pt">
                  <w:txbxContent>
                    <w:sdt>
                      <w:sdtPr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68"/>
                          <w:szCs w:val="68"/>
                        </w:rPr>
                        <w:alias w:val="Cím"/>
                        <w:id w:val="-441296930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p w14:paraId="526F825D" w14:textId="374A508D" w:rsidR="00E874D3" w:rsidRPr="00402849" w:rsidRDefault="00E874D3" w:rsidP="00B267DC">
                          <w:pPr>
                            <w:pStyle w:val="Nincstrkz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68"/>
                              <w:szCs w:val="6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68"/>
                              <w:szCs w:val="68"/>
                            </w:rPr>
                            <w:t>Műszaki specifikáció</w:t>
                          </w:r>
                        </w:p>
                      </w:sdtContent>
                    </w:sdt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cs="Arial"/>
          <w:sz w:val="28"/>
        </w:rPr>
        <w:br w:type="page"/>
      </w:r>
    </w:p>
    <w:p w14:paraId="57464A21" w14:textId="77777777" w:rsidR="00B267DC" w:rsidRDefault="00B267DC" w:rsidP="00B267DC">
      <w:pPr>
        <w:spacing w:after="0"/>
        <w:rPr>
          <w:rFonts w:cs="Arial"/>
        </w:rPr>
      </w:pPr>
    </w:p>
    <w:p w14:paraId="3AA5B210" w14:textId="77777777" w:rsidR="00E403E8" w:rsidRDefault="00E403E8" w:rsidP="00E403E8">
      <w:pPr>
        <w:spacing w:after="0"/>
        <w:rPr>
          <w:rFonts w:cs="Arial"/>
        </w:rPr>
      </w:pPr>
    </w:p>
    <w:tbl>
      <w:tblPr>
        <w:tblW w:w="0" w:type="auto"/>
        <w:jc w:val="center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ook w:val="01E0" w:firstRow="1" w:lastRow="1" w:firstColumn="1" w:lastColumn="1" w:noHBand="0" w:noVBand="0"/>
      </w:tblPr>
      <w:tblGrid>
        <w:gridCol w:w="2655"/>
        <w:gridCol w:w="6407"/>
      </w:tblGrid>
      <w:tr w:rsidR="00E403E8" w:rsidRPr="00DA4CB5" w14:paraId="6002AF0E" w14:textId="77777777" w:rsidTr="00E403E8">
        <w:trPr>
          <w:cantSplit/>
          <w:jc w:val="center"/>
        </w:trPr>
        <w:tc>
          <w:tcPr>
            <w:tcW w:w="906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8DB3E2" w:themeFill="text2" w:themeFillTint="66"/>
            <w:tcMar>
              <w:left w:w="57" w:type="dxa"/>
              <w:right w:w="227" w:type="dxa"/>
            </w:tcMar>
            <w:vAlign w:val="center"/>
          </w:tcPr>
          <w:p w14:paraId="01ACDF64" w14:textId="77777777" w:rsidR="00E403E8" w:rsidRPr="00DA4CB5" w:rsidRDefault="00E403E8" w:rsidP="00E403E8">
            <w:pPr>
              <w:spacing w:after="0"/>
              <w:rPr>
                <w:b/>
              </w:rPr>
            </w:pPr>
            <w:r w:rsidRPr="00DA4CB5">
              <w:rPr>
                <w:b/>
              </w:rPr>
              <w:t>Dokumentum információk</w:t>
            </w:r>
          </w:p>
        </w:tc>
      </w:tr>
      <w:tr w:rsidR="00E403E8" w:rsidRPr="00DA4CB5" w14:paraId="384077C8" w14:textId="77777777" w:rsidTr="00E403E8">
        <w:trPr>
          <w:cantSplit/>
          <w:jc w:val="center"/>
        </w:trPr>
        <w:tc>
          <w:tcPr>
            <w:tcW w:w="265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9D9D9" w:themeFill="background1" w:themeFillShade="D9"/>
            <w:tcMar>
              <w:left w:w="57" w:type="dxa"/>
              <w:right w:w="227" w:type="dxa"/>
            </w:tcMar>
            <w:vAlign w:val="center"/>
          </w:tcPr>
          <w:p w14:paraId="6202A0FA" w14:textId="77777777" w:rsidR="00E403E8" w:rsidRPr="00DA4CB5" w:rsidRDefault="00E403E8" w:rsidP="00E403E8">
            <w:pPr>
              <w:spacing w:after="0"/>
            </w:pPr>
            <w:r w:rsidRPr="00DA4CB5">
              <w:t>Projekt neve</w:t>
            </w:r>
          </w:p>
        </w:tc>
        <w:tc>
          <w:tcPr>
            <w:tcW w:w="640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left w:w="57" w:type="dxa"/>
            </w:tcMar>
            <w:vAlign w:val="center"/>
          </w:tcPr>
          <w:p w14:paraId="19E66F17" w14:textId="72B12BE7" w:rsidR="00E403E8" w:rsidRPr="00DA4CB5" w:rsidRDefault="00702557" w:rsidP="001137D3">
            <w:pPr>
              <w:spacing w:after="0"/>
              <w:rPr>
                <w:b/>
              </w:rPr>
            </w:pPr>
            <w:r>
              <w:rPr>
                <w:b/>
              </w:rPr>
              <w:t xml:space="preserve">HRP </w:t>
            </w:r>
            <w:r w:rsidR="00C23AFF">
              <w:rPr>
                <w:b/>
              </w:rPr>
              <w:t>SZEM</w:t>
            </w:r>
          </w:p>
        </w:tc>
      </w:tr>
      <w:tr w:rsidR="00E403E8" w:rsidRPr="00DA4CB5" w14:paraId="33389CEC" w14:textId="77777777" w:rsidTr="00E403E8">
        <w:trPr>
          <w:cantSplit/>
          <w:jc w:val="center"/>
        </w:trPr>
        <w:tc>
          <w:tcPr>
            <w:tcW w:w="265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9D9D9" w:themeFill="background1" w:themeFillShade="D9"/>
            <w:tcMar>
              <w:left w:w="57" w:type="dxa"/>
              <w:right w:w="227" w:type="dxa"/>
            </w:tcMar>
            <w:vAlign w:val="center"/>
          </w:tcPr>
          <w:p w14:paraId="1C4016DD" w14:textId="77777777" w:rsidR="00E403E8" w:rsidRPr="00DA4CB5" w:rsidRDefault="00E403E8" w:rsidP="00E403E8">
            <w:pPr>
              <w:spacing w:after="0"/>
            </w:pPr>
            <w:r w:rsidRPr="00DA4CB5">
              <w:t>Projekt kódja</w:t>
            </w:r>
          </w:p>
        </w:tc>
        <w:tc>
          <w:tcPr>
            <w:tcW w:w="640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left w:w="57" w:type="dxa"/>
            </w:tcMar>
            <w:vAlign w:val="center"/>
          </w:tcPr>
          <w:p w14:paraId="61B9E2A4" w14:textId="77777777" w:rsidR="00E403E8" w:rsidRPr="00DA4CB5" w:rsidRDefault="00E403E8" w:rsidP="00E403E8">
            <w:pPr>
              <w:spacing w:after="0"/>
              <w:rPr>
                <w:b/>
                <w:highlight w:val="yellow"/>
              </w:rPr>
            </w:pPr>
          </w:p>
        </w:tc>
      </w:tr>
      <w:tr w:rsidR="00E403E8" w:rsidRPr="00DA4CB5" w14:paraId="53D262E2" w14:textId="77777777" w:rsidTr="00E403E8">
        <w:trPr>
          <w:cantSplit/>
          <w:jc w:val="center"/>
        </w:trPr>
        <w:tc>
          <w:tcPr>
            <w:tcW w:w="265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9D9D9" w:themeFill="background1" w:themeFillShade="D9"/>
            <w:tcMar>
              <w:left w:w="57" w:type="dxa"/>
              <w:right w:w="227" w:type="dxa"/>
            </w:tcMar>
            <w:vAlign w:val="center"/>
          </w:tcPr>
          <w:p w14:paraId="1DE8E06E" w14:textId="77777777" w:rsidR="00E403E8" w:rsidRPr="00DA4CB5" w:rsidRDefault="00E403E8" w:rsidP="00E403E8">
            <w:pPr>
              <w:spacing w:after="0"/>
            </w:pPr>
            <w:r w:rsidRPr="00DA4CB5">
              <w:t>Megrendelő neve</w:t>
            </w:r>
          </w:p>
        </w:tc>
        <w:tc>
          <w:tcPr>
            <w:tcW w:w="640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left w:w="57" w:type="dxa"/>
            </w:tcMar>
            <w:vAlign w:val="center"/>
          </w:tcPr>
          <w:p w14:paraId="09F69582" w14:textId="77777777" w:rsidR="00E403E8" w:rsidRPr="00DA4CB5" w:rsidRDefault="00E403E8" w:rsidP="00E403E8">
            <w:pPr>
              <w:spacing w:after="0"/>
              <w:rPr>
                <w:b/>
              </w:rPr>
            </w:pPr>
            <w:r w:rsidRPr="00DA4CB5">
              <w:rPr>
                <w:b/>
              </w:rPr>
              <w:t>MÁV</w:t>
            </w:r>
            <w:r>
              <w:rPr>
                <w:b/>
              </w:rPr>
              <w:t xml:space="preserve"> </w:t>
            </w:r>
            <w:r w:rsidRPr="00DA4CB5">
              <w:rPr>
                <w:b/>
              </w:rPr>
              <w:t>Zrt.</w:t>
            </w:r>
          </w:p>
        </w:tc>
      </w:tr>
      <w:tr w:rsidR="00E403E8" w:rsidRPr="00DA4CB5" w14:paraId="35399E06" w14:textId="77777777" w:rsidTr="00E403E8">
        <w:trPr>
          <w:cantSplit/>
          <w:jc w:val="center"/>
        </w:trPr>
        <w:tc>
          <w:tcPr>
            <w:tcW w:w="265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9D9D9" w:themeFill="background1" w:themeFillShade="D9"/>
            <w:tcMar>
              <w:left w:w="57" w:type="dxa"/>
              <w:right w:w="227" w:type="dxa"/>
            </w:tcMar>
            <w:vAlign w:val="center"/>
          </w:tcPr>
          <w:p w14:paraId="49285CF4" w14:textId="77777777" w:rsidR="00E403E8" w:rsidRPr="00DA4CB5" w:rsidRDefault="00E403E8" w:rsidP="00E403E8">
            <w:pPr>
              <w:spacing w:after="0"/>
            </w:pPr>
            <w:r w:rsidRPr="00DA4CB5">
              <w:t>Dokumentum címe</w:t>
            </w:r>
          </w:p>
        </w:tc>
        <w:tc>
          <w:tcPr>
            <w:tcW w:w="640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left w:w="57" w:type="dxa"/>
            </w:tcMar>
            <w:vAlign w:val="center"/>
          </w:tcPr>
          <w:p w14:paraId="2C82E937" w14:textId="480976B5" w:rsidR="00E403E8" w:rsidRPr="00DA4CB5" w:rsidRDefault="00702557" w:rsidP="005F4754">
            <w:pPr>
              <w:spacing w:after="0"/>
              <w:rPr>
                <w:b/>
              </w:rPr>
            </w:pPr>
            <w:r>
              <w:rPr>
                <w:b/>
              </w:rPr>
              <w:t>Műszaki specifikáció</w:t>
            </w:r>
          </w:p>
        </w:tc>
      </w:tr>
      <w:tr w:rsidR="00E403E8" w:rsidRPr="00DA4CB5" w14:paraId="29633884" w14:textId="77777777" w:rsidTr="00E403E8">
        <w:trPr>
          <w:cantSplit/>
          <w:jc w:val="center"/>
        </w:trPr>
        <w:tc>
          <w:tcPr>
            <w:tcW w:w="265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9D9D9" w:themeFill="background1" w:themeFillShade="D9"/>
            <w:tcMar>
              <w:left w:w="57" w:type="dxa"/>
              <w:right w:w="227" w:type="dxa"/>
            </w:tcMar>
            <w:vAlign w:val="center"/>
          </w:tcPr>
          <w:p w14:paraId="7E702B1C" w14:textId="77777777" w:rsidR="00E403E8" w:rsidRPr="00DA4CB5" w:rsidRDefault="00E403E8" w:rsidP="00E403E8">
            <w:pPr>
              <w:spacing w:after="0"/>
            </w:pPr>
            <w:r w:rsidRPr="00DA4CB5">
              <w:t>Verziószám</w:t>
            </w:r>
          </w:p>
        </w:tc>
        <w:tc>
          <w:tcPr>
            <w:tcW w:w="640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left w:w="57" w:type="dxa"/>
            </w:tcMar>
            <w:vAlign w:val="center"/>
          </w:tcPr>
          <w:p w14:paraId="3032D6B2" w14:textId="153F6035" w:rsidR="00E403E8" w:rsidRPr="00DA4CB5" w:rsidRDefault="00C23AFF" w:rsidP="00E403E8">
            <w:pPr>
              <w:spacing w:after="0"/>
              <w:rPr>
                <w:b/>
              </w:rPr>
            </w:pPr>
            <w:r>
              <w:rPr>
                <w:b/>
              </w:rPr>
              <w:t>1.0</w:t>
            </w:r>
          </w:p>
        </w:tc>
      </w:tr>
    </w:tbl>
    <w:p w14:paraId="5E7BEF3A" w14:textId="77777777" w:rsidR="00E403E8" w:rsidRDefault="00E403E8" w:rsidP="00E403E8">
      <w:pPr>
        <w:spacing w:after="0"/>
        <w:rPr>
          <w:rFonts w:cs="Arial"/>
        </w:rPr>
      </w:pPr>
    </w:p>
    <w:p w14:paraId="539564A7" w14:textId="77777777" w:rsidR="00E403E8" w:rsidRDefault="00E403E8" w:rsidP="00E403E8">
      <w:pPr>
        <w:spacing w:after="0"/>
        <w:rPr>
          <w:rFonts w:cs="Arial"/>
        </w:rPr>
      </w:pPr>
    </w:p>
    <w:p w14:paraId="25554B67" w14:textId="77777777" w:rsidR="00E403E8" w:rsidRPr="00B44A46" w:rsidRDefault="00E403E8" w:rsidP="00E403E8">
      <w:pPr>
        <w:spacing w:after="0"/>
        <w:rPr>
          <w:rFonts w:cs="Arial"/>
        </w:rPr>
      </w:pPr>
    </w:p>
    <w:tbl>
      <w:tblPr>
        <w:tblW w:w="9067" w:type="dxa"/>
        <w:jc w:val="center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ook w:val="01E0" w:firstRow="1" w:lastRow="1" w:firstColumn="1" w:lastColumn="1" w:noHBand="0" w:noVBand="0"/>
      </w:tblPr>
      <w:tblGrid>
        <w:gridCol w:w="1005"/>
        <w:gridCol w:w="1433"/>
        <w:gridCol w:w="2235"/>
        <w:gridCol w:w="4394"/>
      </w:tblGrid>
      <w:tr w:rsidR="00E403E8" w:rsidRPr="00DA4CB5" w14:paraId="60EC874A" w14:textId="77777777" w:rsidTr="00E403E8">
        <w:trPr>
          <w:cantSplit/>
          <w:jc w:val="center"/>
        </w:trPr>
        <w:tc>
          <w:tcPr>
            <w:tcW w:w="9067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8DB3E2" w:themeFill="text2" w:themeFillTint="66"/>
            <w:tcMar>
              <w:left w:w="57" w:type="dxa"/>
              <w:right w:w="227" w:type="dxa"/>
            </w:tcMar>
            <w:vAlign w:val="center"/>
          </w:tcPr>
          <w:p w14:paraId="543A7021" w14:textId="77777777" w:rsidR="00E403E8" w:rsidRPr="00DA4CB5" w:rsidRDefault="00E403E8" w:rsidP="00E403E8">
            <w:pPr>
              <w:spacing w:after="0"/>
              <w:rPr>
                <w:b/>
              </w:rPr>
            </w:pPr>
            <w:r w:rsidRPr="00DA4CB5">
              <w:rPr>
                <w:b/>
              </w:rPr>
              <w:t>Dokumentumtörténet</w:t>
            </w:r>
          </w:p>
        </w:tc>
      </w:tr>
      <w:tr w:rsidR="00E403E8" w:rsidRPr="00DA4CB5" w14:paraId="62FFF8AE" w14:textId="77777777" w:rsidTr="002C157B">
        <w:trPr>
          <w:cantSplit/>
          <w:jc w:val="center"/>
        </w:trPr>
        <w:tc>
          <w:tcPr>
            <w:tcW w:w="10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9D9D9" w:themeFill="background1" w:themeFillShade="D9"/>
            <w:tcMar>
              <w:left w:w="57" w:type="dxa"/>
              <w:right w:w="227" w:type="dxa"/>
            </w:tcMar>
            <w:vAlign w:val="center"/>
          </w:tcPr>
          <w:p w14:paraId="6D0F11E6" w14:textId="77777777" w:rsidR="00E403E8" w:rsidRPr="00DA4CB5" w:rsidRDefault="00E403E8" w:rsidP="00E403E8">
            <w:pPr>
              <w:spacing w:after="0"/>
              <w:rPr>
                <w:b/>
              </w:rPr>
            </w:pPr>
            <w:r w:rsidRPr="00DA4CB5">
              <w:rPr>
                <w:b/>
              </w:rPr>
              <w:t>Verzió</w:t>
            </w:r>
          </w:p>
        </w:tc>
        <w:tc>
          <w:tcPr>
            <w:tcW w:w="143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9D9D9" w:themeFill="background1" w:themeFillShade="D9"/>
            <w:tcMar>
              <w:left w:w="57" w:type="dxa"/>
            </w:tcMar>
            <w:vAlign w:val="center"/>
          </w:tcPr>
          <w:p w14:paraId="762E9398" w14:textId="77777777" w:rsidR="00E403E8" w:rsidRPr="00DA4CB5" w:rsidRDefault="00E403E8" w:rsidP="00E403E8">
            <w:pPr>
              <w:spacing w:after="0"/>
              <w:rPr>
                <w:b/>
              </w:rPr>
            </w:pPr>
            <w:r w:rsidRPr="00DA4CB5">
              <w:rPr>
                <w:b/>
              </w:rPr>
              <w:t>Dátum</w:t>
            </w:r>
          </w:p>
        </w:tc>
        <w:tc>
          <w:tcPr>
            <w:tcW w:w="223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9D9D9" w:themeFill="background1" w:themeFillShade="D9"/>
            <w:tcMar>
              <w:left w:w="57" w:type="dxa"/>
            </w:tcMar>
            <w:vAlign w:val="center"/>
          </w:tcPr>
          <w:p w14:paraId="73E135E9" w14:textId="77777777" w:rsidR="00E403E8" w:rsidRPr="00DA4CB5" w:rsidRDefault="00E403E8" w:rsidP="00E403E8">
            <w:pPr>
              <w:spacing w:after="0"/>
              <w:rPr>
                <w:b/>
              </w:rPr>
            </w:pPr>
            <w:r w:rsidRPr="00DA4CB5">
              <w:rPr>
                <w:b/>
              </w:rPr>
              <w:t>Szerkesztette</w:t>
            </w:r>
          </w:p>
        </w:tc>
        <w:tc>
          <w:tcPr>
            <w:tcW w:w="439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9D9D9" w:themeFill="background1" w:themeFillShade="D9"/>
            <w:tcMar>
              <w:left w:w="57" w:type="dxa"/>
            </w:tcMar>
            <w:vAlign w:val="center"/>
          </w:tcPr>
          <w:p w14:paraId="21DE2A0D" w14:textId="77777777" w:rsidR="00E403E8" w:rsidRPr="00DA4CB5" w:rsidRDefault="00E403E8" w:rsidP="00E403E8">
            <w:pPr>
              <w:spacing w:after="0"/>
              <w:rPr>
                <w:b/>
              </w:rPr>
            </w:pPr>
            <w:r w:rsidRPr="00DA4CB5">
              <w:rPr>
                <w:b/>
              </w:rPr>
              <w:t>Leírás</w:t>
            </w:r>
          </w:p>
        </w:tc>
      </w:tr>
      <w:tr w:rsidR="00E403E8" w:rsidRPr="00DA4CB5" w14:paraId="7056EB19" w14:textId="77777777" w:rsidTr="002C157B">
        <w:trPr>
          <w:cantSplit/>
          <w:jc w:val="center"/>
        </w:trPr>
        <w:tc>
          <w:tcPr>
            <w:tcW w:w="10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left w:w="57" w:type="dxa"/>
              <w:right w:w="227" w:type="dxa"/>
            </w:tcMar>
            <w:vAlign w:val="center"/>
          </w:tcPr>
          <w:p w14:paraId="10F421C0" w14:textId="61D76A65" w:rsidR="00E403E8" w:rsidRPr="00DA4CB5" w:rsidRDefault="004D271E" w:rsidP="00E403E8">
            <w:pPr>
              <w:spacing w:after="0"/>
            </w:pPr>
            <w:r>
              <w:t>1.0</w:t>
            </w:r>
          </w:p>
        </w:tc>
        <w:tc>
          <w:tcPr>
            <w:tcW w:w="143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left w:w="57" w:type="dxa"/>
            </w:tcMar>
            <w:vAlign w:val="center"/>
          </w:tcPr>
          <w:p w14:paraId="00BF83DE" w14:textId="2DEFF4E9" w:rsidR="00E403E8" w:rsidRPr="00DA4CB5" w:rsidRDefault="004D271E" w:rsidP="003D76FC">
            <w:pPr>
              <w:spacing w:after="0"/>
            </w:pPr>
            <w:r>
              <w:t>202</w:t>
            </w:r>
            <w:r w:rsidR="00C23AFF">
              <w:t>5</w:t>
            </w:r>
            <w:r>
              <w:t>.</w:t>
            </w:r>
            <w:r w:rsidR="00C23AFF">
              <w:t>01</w:t>
            </w:r>
            <w:r>
              <w:t>.0</w:t>
            </w:r>
            <w:r w:rsidR="00C23AFF">
              <w:t>2</w:t>
            </w:r>
            <w:r>
              <w:t>.</w:t>
            </w:r>
          </w:p>
        </w:tc>
        <w:tc>
          <w:tcPr>
            <w:tcW w:w="223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left w:w="57" w:type="dxa"/>
            </w:tcMar>
            <w:vAlign w:val="center"/>
          </w:tcPr>
          <w:p w14:paraId="4E328934" w14:textId="1FEE4443" w:rsidR="00E403E8" w:rsidRPr="00DA4CB5" w:rsidRDefault="004D271E" w:rsidP="00140A0F">
            <w:pPr>
              <w:spacing w:after="0"/>
            </w:pPr>
            <w:r>
              <w:t>Turóczi Márton</w:t>
            </w:r>
          </w:p>
        </w:tc>
        <w:tc>
          <w:tcPr>
            <w:tcW w:w="439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left w:w="57" w:type="dxa"/>
            </w:tcMar>
            <w:vAlign w:val="center"/>
          </w:tcPr>
          <w:p w14:paraId="03C67A85" w14:textId="59CE00D2" w:rsidR="00E403E8" w:rsidRPr="00DA4CB5" w:rsidRDefault="00E403E8" w:rsidP="00E403E8">
            <w:pPr>
              <w:spacing w:after="0"/>
            </w:pPr>
          </w:p>
        </w:tc>
      </w:tr>
      <w:tr w:rsidR="00E403E8" w:rsidRPr="00DA4CB5" w14:paraId="30210B46" w14:textId="77777777" w:rsidTr="002C157B">
        <w:trPr>
          <w:cantSplit/>
          <w:jc w:val="center"/>
        </w:trPr>
        <w:tc>
          <w:tcPr>
            <w:tcW w:w="10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left w:w="57" w:type="dxa"/>
              <w:right w:w="227" w:type="dxa"/>
            </w:tcMar>
            <w:vAlign w:val="center"/>
          </w:tcPr>
          <w:p w14:paraId="5186136B" w14:textId="77777777" w:rsidR="00E403E8" w:rsidRPr="00DA4CB5" w:rsidRDefault="00E403E8" w:rsidP="00E403E8">
            <w:pPr>
              <w:spacing w:after="0"/>
            </w:pPr>
          </w:p>
        </w:tc>
        <w:tc>
          <w:tcPr>
            <w:tcW w:w="143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left w:w="57" w:type="dxa"/>
            </w:tcMar>
            <w:vAlign w:val="center"/>
          </w:tcPr>
          <w:p w14:paraId="1FA3DB19" w14:textId="77777777" w:rsidR="00E403E8" w:rsidRPr="00DA4CB5" w:rsidRDefault="00E403E8" w:rsidP="00E403E8">
            <w:pPr>
              <w:spacing w:after="0"/>
            </w:pPr>
          </w:p>
        </w:tc>
        <w:tc>
          <w:tcPr>
            <w:tcW w:w="223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left w:w="57" w:type="dxa"/>
            </w:tcMar>
            <w:vAlign w:val="center"/>
          </w:tcPr>
          <w:p w14:paraId="6C18FEC8" w14:textId="77777777" w:rsidR="00E403E8" w:rsidRPr="00DA4CB5" w:rsidRDefault="00E403E8" w:rsidP="00E403E8">
            <w:pPr>
              <w:spacing w:after="0"/>
            </w:pPr>
          </w:p>
        </w:tc>
        <w:tc>
          <w:tcPr>
            <w:tcW w:w="439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left w:w="57" w:type="dxa"/>
            </w:tcMar>
            <w:vAlign w:val="center"/>
          </w:tcPr>
          <w:p w14:paraId="15F34169" w14:textId="77777777" w:rsidR="00E403E8" w:rsidRPr="00DA4CB5" w:rsidRDefault="00E403E8" w:rsidP="00E403E8">
            <w:pPr>
              <w:spacing w:after="0"/>
            </w:pPr>
          </w:p>
        </w:tc>
      </w:tr>
      <w:tr w:rsidR="00E403E8" w:rsidRPr="00DA4CB5" w14:paraId="7B611DC6" w14:textId="77777777" w:rsidTr="002C157B">
        <w:trPr>
          <w:cantSplit/>
          <w:jc w:val="center"/>
        </w:trPr>
        <w:tc>
          <w:tcPr>
            <w:tcW w:w="10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left w:w="57" w:type="dxa"/>
              <w:right w:w="227" w:type="dxa"/>
            </w:tcMar>
            <w:vAlign w:val="center"/>
          </w:tcPr>
          <w:p w14:paraId="7EBA43C2" w14:textId="77777777" w:rsidR="00E403E8" w:rsidRDefault="00E403E8" w:rsidP="00E403E8">
            <w:pPr>
              <w:spacing w:after="0"/>
            </w:pPr>
          </w:p>
        </w:tc>
        <w:tc>
          <w:tcPr>
            <w:tcW w:w="143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left w:w="57" w:type="dxa"/>
            </w:tcMar>
            <w:vAlign w:val="center"/>
          </w:tcPr>
          <w:p w14:paraId="4AC666AE" w14:textId="77777777" w:rsidR="00E403E8" w:rsidRDefault="00E403E8" w:rsidP="00E403E8">
            <w:pPr>
              <w:spacing w:after="0"/>
            </w:pPr>
          </w:p>
        </w:tc>
        <w:tc>
          <w:tcPr>
            <w:tcW w:w="223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left w:w="57" w:type="dxa"/>
            </w:tcMar>
            <w:vAlign w:val="center"/>
          </w:tcPr>
          <w:p w14:paraId="385E0F22" w14:textId="77777777" w:rsidR="00E403E8" w:rsidRDefault="00E403E8" w:rsidP="00E403E8">
            <w:pPr>
              <w:spacing w:after="0"/>
            </w:pPr>
          </w:p>
        </w:tc>
        <w:tc>
          <w:tcPr>
            <w:tcW w:w="439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left w:w="57" w:type="dxa"/>
            </w:tcMar>
            <w:vAlign w:val="center"/>
          </w:tcPr>
          <w:p w14:paraId="0B7750BD" w14:textId="77777777" w:rsidR="00E403E8" w:rsidRDefault="00E403E8" w:rsidP="00E403E8">
            <w:pPr>
              <w:spacing w:after="0"/>
            </w:pPr>
          </w:p>
        </w:tc>
      </w:tr>
      <w:tr w:rsidR="00E403E8" w:rsidRPr="00DA4CB5" w14:paraId="2A07CFDE" w14:textId="77777777" w:rsidTr="002C157B">
        <w:trPr>
          <w:cantSplit/>
          <w:jc w:val="center"/>
        </w:trPr>
        <w:tc>
          <w:tcPr>
            <w:tcW w:w="10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left w:w="57" w:type="dxa"/>
              <w:right w:w="227" w:type="dxa"/>
            </w:tcMar>
            <w:vAlign w:val="center"/>
          </w:tcPr>
          <w:p w14:paraId="57C04132" w14:textId="77777777" w:rsidR="00E403E8" w:rsidRDefault="00E403E8" w:rsidP="00E403E8">
            <w:pPr>
              <w:spacing w:after="0"/>
            </w:pPr>
          </w:p>
        </w:tc>
        <w:tc>
          <w:tcPr>
            <w:tcW w:w="143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left w:w="57" w:type="dxa"/>
            </w:tcMar>
            <w:vAlign w:val="center"/>
          </w:tcPr>
          <w:p w14:paraId="0591F635" w14:textId="77777777" w:rsidR="00E403E8" w:rsidRDefault="00E403E8" w:rsidP="00E403E8">
            <w:pPr>
              <w:spacing w:after="0"/>
            </w:pPr>
          </w:p>
        </w:tc>
        <w:tc>
          <w:tcPr>
            <w:tcW w:w="223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left w:w="57" w:type="dxa"/>
            </w:tcMar>
            <w:vAlign w:val="center"/>
          </w:tcPr>
          <w:p w14:paraId="4B9EF6F7" w14:textId="77777777" w:rsidR="00E403E8" w:rsidRDefault="00E403E8" w:rsidP="00E403E8">
            <w:pPr>
              <w:spacing w:after="0"/>
            </w:pPr>
          </w:p>
        </w:tc>
        <w:tc>
          <w:tcPr>
            <w:tcW w:w="439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left w:w="57" w:type="dxa"/>
            </w:tcMar>
            <w:vAlign w:val="center"/>
          </w:tcPr>
          <w:p w14:paraId="2C7545E9" w14:textId="77777777" w:rsidR="00E403E8" w:rsidRDefault="00E403E8" w:rsidP="00E403E8">
            <w:pPr>
              <w:spacing w:after="0"/>
            </w:pPr>
          </w:p>
        </w:tc>
      </w:tr>
      <w:tr w:rsidR="00E403E8" w:rsidRPr="00DA4CB5" w14:paraId="67B60ED1" w14:textId="77777777" w:rsidTr="002C157B">
        <w:trPr>
          <w:cantSplit/>
          <w:jc w:val="center"/>
        </w:trPr>
        <w:tc>
          <w:tcPr>
            <w:tcW w:w="10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left w:w="57" w:type="dxa"/>
              <w:right w:w="227" w:type="dxa"/>
            </w:tcMar>
            <w:vAlign w:val="center"/>
          </w:tcPr>
          <w:p w14:paraId="08BE316C" w14:textId="77777777" w:rsidR="00E403E8" w:rsidRDefault="00E403E8" w:rsidP="00E403E8">
            <w:pPr>
              <w:spacing w:after="0"/>
            </w:pPr>
          </w:p>
        </w:tc>
        <w:tc>
          <w:tcPr>
            <w:tcW w:w="143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left w:w="57" w:type="dxa"/>
            </w:tcMar>
            <w:vAlign w:val="center"/>
          </w:tcPr>
          <w:p w14:paraId="037AB170" w14:textId="77777777" w:rsidR="00E403E8" w:rsidRDefault="00E403E8" w:rsidP="00E403E8">
            <w:pPr>
              <w:spacing w:after="0"/>
            </w:pPr>
          </w:p>
        </w:tc>
        <w:tc>
          <w:tcPr>
            <w:tcW w:w="223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left w:w="57" w:type="dxa"/>
            </w:tcMar>
            <w:vAlign w:val="center"/>
          </w:tcPr>
          <w:p w14:paraId="14F5C7D1" w14:textId="77777777" w:rsidR="00E403E8" w:rsidRDefault="00E403E8" w:rsidP="00E403E8">
            <w:pPr>
              <w:spacing w:after="0"/>
            </w:pPr>
          </w:p>
        </w:tc>
        <w:tc>
          <w:tcPr>
            <w:tcW w:w="439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left w:w="57" w:type="dxa"/>
            </w:tcMar>
            <w:vAlign w:val="center"/>
          </w:tcPr>
          <w:p w14:paraId="33FF6442" w14:textId="77777777" w:rsidR="00E403E8" w:rsidRDefault="00E403E8" w:rsidP="00E403E8">
            <w:pPr>
              <w:spacing w:after="0"/>
            </w:pPr>
          </w:p>
        </w:tc>
      </w:tr>
      <w:tr w:rsidR="00E403E8" w:rsidRPr="00DA4CB5" w14:paraId="73137B3C" w14:textId="77777777" w:rsidTr="002C157B">
        <w:trPr>
          <w:cantSplit/>
          <w:jc w:val="center"/>
        </w:trPr>
        <w:tc>
          <w:tcPr>
            <w:tcW w:w="10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left w:w="57" w:type="dxa"/>
              <w:right w:w="227" w:type="dxa"/>
            </w:tcMar>
            <w:vAlign w:val="center"/>
          </w:tcPr>
          <w:p w14:paraId="4E6355C5" w14:textId="77777777" w:rsidR="00E403E8" w:rsidRDefault="00E403E8" w:rsidP="00E403E8">
            <w:pPr>
              <w:spacing w:after="0"/>
            </w:pPr>
          </w:p>
        </w:tc>
        <w:tc>
          <w:tcPr>
            <w:tcW w:w="143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left w:w="57" w:type="dxa"/>
            </w:tcMar>
            <w:vAlign w:val="center"/>
          </w:tcPr>
          <w:p w14:paraId="53DE4B58" w14:textId="77777777" w:rsidR="00E403E8" w:rsidRDefault="00E403E8" w:rsidP="00E403E8">
            <w:pPr>
              <w:spacing w:after="0"/>
            </w:pPr>
          </w:p>
        </w:tc>
        <w:tc>
          <w:tcPr>
            <w:tcW w:w="223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left w:w="57" w:type="dxa"/>
            </w:tcMar>
            <w:vAlign w:val="center"/>
          </w:tcPr>
          <w:p w14:paraId="11FD5493" w14:textId="77777777" w:rsidR="00E403E8" w:rsidRDefault="00E403E8" w:rsidP="00E403E8">
            <w:pPr>
              <w:spacing w:after="0"/>
            </w:pPr>
          </w:p>
        </w:tc>
        <w:tc>
          <w:tcPr>
            <w:tcW w:w="439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left w:w="57" w:type="dxa"/>
            </w:tcMar>
            <w:vAlign w:val="center"/>
          </w:tcPr>
          <w:p w14:paraId="3EA24A91" w14:textId="77777777" w:rsidR="00E403E8" w:rsidRDefault="00E403E8" w:rsidP="00E403E8">
            <w:pPr>
              <w:spacing w:after="0"/>
            </w:pPr>
          </w:p>
        </w:tc>
      </w:tr>
      <w:tr w:rsidR="00E403E8" w:rsidRPr="00DA4CB5" w14:paraId="17986498" w14:textId="77777777" w:rsidTr="002C157B">
        <w:trPr>
          <w:cantSplit/>
          <w:jc w:val="center"/>
        </w:trPr>
        <w:tc>
          <w:tcPr>
            <w:tcW w:w="10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left w:w="57" w:type="dxa"/>
              <w:right w:w="227" w:type="dxa"/>
            </w:tcMar>
            <w:vAlign w:val="center"/>
          </w:tcPr>
          <w:p w14:paraId="4D6B8F7A" w14:textId="77777777" w:rsidR="00E403E8" w:rsidRDefault="00E403E8" w:rsidP="00E403E8">
            <w:pPr>
              <w:spacing w:after="0"/>
            </w:pPr>
          </w:p>
        </w:tc>
        <w:tc>
          <w:tcPr>
            <w:tcW w:w="143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left w:w="57" w:type="dxa"/>
            </w:tcMar>
            <w:vAlign w:val="center"/>
          </w:tcPr>
          <w:p w14:paraId="326C1DB4" w14:textId="77777777" w:rsidR="00E403E8" w:rsidRDefault="00E403E8" w:rsidP="00E403E8">
            <w:pPr>
              <w:spacing w:after="0"/>
            </w:pPr>
          </w:p>
        </w:tc>
        <w:tc>
          <w:tcPr>
            <w:tcW w:w="223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left w:w="57" w:type="dxa"/>
            </w:tcMar>
            <w:vAlign w:val="center"/>
          </w:tcPr>
          <w:p w14:paraId="78BC48D2" w14:textId="77777777" w:rsidR="00E403E8" w:rsidRDefault="00E403E8" w:rsidP="00E403E8">
            <w:pPr>
              <w:spacing w:after="0"/>
            </w:pPr>
          </w:p>
        </w:tc>
        <w:tc>
          <w:tcPr>
            <w:tcW w:w="439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left w:w="57" w:type="dxa"/>
            </w:tcMar>
            <w:vAlign w:val="center"/>
          </w:tcPr>
          <w:p w14:paraId="6A429699" w14:textId="77777777" w:rsidR="00E403E8" w:rsidRDefault="00E403E8" w:rsidP="00E403E8">
            <w:pPr>
              <w:spacing w:after="0"/>
            </w:pPr>
          </w:p>
        </w:tc>
      </w:tr>
      <w:tr w:rsidR="00E403E8" w:rsidRPr="00DA4CB5" w14:paraId="49E44311" w14:textId="77777777" w:rsidTr="002C157B">
        <w:trPr>
          <w:cantSplit/>
          <w:jc w:val="center"/>
        </w:trPr>
        <w:tc>
          <w:tcPr>
            <w:tcW w:w="10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left w:w="57" w:type="dxa"/>
              <w:right w:w="227" w:type="dxa"/>
            </w:tcMar>
            <w:vAlign w:val="center"/>
          </w:tcPr>
          <w:p w14:paraId="4C57DC1B" w14:textId="77777777" w:rsidR="00E403E8" w:rsidRDefault="00E403E8" w:rsidP="00E403E8">
            <w:pPr>
              <w:spacing w:after="0"/>
            </w:pPr>
          </w:p>
        </w:tc>
        <w:tc>
          <w:tcPr>
            <w:tcW w:w="143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left w:w="57" w:type="dxa"/>
            </w:tcMar>
            <w:vAlign w:val="center"/>
          </w:tcPr>
          <w:p w14:paraId="61A3DD2F" w14:textId="77777777" w:rsidR="00E403E8" w:rsidRDefault="00E403E8" w:rsidP="00E403E8">
            <w:pPr>
              <w:spacing w:after="0"/>
            </w:pPr>
          </w:p>
        </w:tc>
        <w:tc>
          <w:tcPr>
            <w:tcW w:w="223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left w:w="57" w:type="dxa"/>
            </w:tcMar>
            <w:vAlign w:val="center"/>
          </w:tcPr>
          <w:p w14:paraId="66694B0F" w14:textId="77777777" w:rsidR="00E403E8" w:rsidRDefault="00E403E8" w:rsidP="00E403E8">
            <w:pPr>
              <w:spacing w:after="0"/>
            </w:pPr>
          </w:p>
        </w:tc>
        <w:tc>
          <w:tcPr>
            <w:tcW w:w="439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left w:w="57" w:type="dxa"/>
            </w:tcMar>
            <w:vAlign w:val="center"/>
          </w:tcPr>
          <w:p w14:paraId="7071695F" w14:textId="77777777" w:rsidR="00E403E8" w:rsidRDefault="00E403E8" w:rsidP="00E403E8">
            <w:pPr>
              <w:spacing w:after="0"/>
            </w:pPr>
          </w:p>
        </w:tc>
      </w:tr>
    </w:tbl>
    <w:p w14:paraId="54EDD032" w14:textId="28E6D73B" w:rsidR="00E403E8" w:rsidRDefault="00E403E8" w:rsidP="00E403E8">
      <w:pPr>
        <w:spacing w:after="0"/>
        <w:rPr>
          <w:rFonts w:cs="Arial"/>
        </w:rPr>
      </w:pPr>
    </w:p>
    <w:p w14:paraId="3ADBB56C" w14:textId="13944EDC" w:rsidR="00A83C56" w:rsidRDefault="00A83C56" w:rsidP="00E403E8">
      <w:pPr>
        <w:spacing w:after="0"/>
        <w:rPr>
          <w:rFonts w:cs="Arial"/>
        </w:rPr>
      </w:pPr>
    </w:p>
    <w:p w14:paraId="3BA1F81B" w14:textId="77777777" w:rsidR="00A83C56" w:rsidRPr="00B44A46" w:rsidRDefault="00A83C56" w:rsidP="00E403E8">
      <w:pPr>
        <w:spacing w:after="0"/>
        <w:rPr>
          <w:rFonts w:cs="Arial"/>
        </w:rPr>
      </w:pPr>
    </w:p>
    <w:p w14:paraId="4258F305" w14:textId="77777777" w:rsidR="00E403E8" w:rsidRPr="00B44A46" w:rsidRDefault="00E403E8" w:rsidP="00E403E8">
      <w:pPr>
        <w:spacing w:after="0"/>
        <w:rPr>
          <w:rFonts w:cs="Arial"/>
        </w:rPr>
      </w:pPr>
    </w:p>
    <w:p w14:paraId="32996491" w14:textId="6791736A" w:rsidR="00140A0F" w:rsidRPr="007E52A4" w:rsidRDefault="00063A64" w:rsidP="00140A0F">
      <w:pPr>
        <w:rPr>
          <w:sz w:val="24"/>
          <w:szCs w:val="24"/>
        </w:rPr>
      </w:pPr>
      <w:r w:rsidRPr="007E52A4">
        <w:br w:type="page"/>
      </w:r>
    </w:p>
    <w:sdt>
      <w:sdtPr>
        <w:rPr>
          <w:b/>
          <w:bCs/>
          <w:sz w:val="32"/>
        </w:rPr>
        <w:id w:val="-1914687169"/>
        <w:docPartObj>
          <w:docPartGallery w:val="Table of Contents"/>
          <w:docPartUnique/>
        </w:docPartObj>
      </w:sdtPr>
      <w:sdtEndPr>
        <w:rPr>
          <w:b w:val="0"/>
          <w:bCs w:val="0"/>
          <w:sz w:val="22"/>
        </w:rPr>
      </w:sdtEndPr>
      <w:sdtContent>
        <w:p w14:paraId="41B3E3F2" w14:textId="77777777" w:rsidR="00140A0F" w:rsidRPr="00E403E8" w:rsidRDefault="00140A0F" w:rsidP="00140A0F">
          <w:pPr>
            <w:rPr>
              <w:b/>
              <w:sz w:val="32"/>
            </w:rPr>
          </w:pPr>
          <w:r w:rsidRPr="00E403E8">
            <w:rPr>
              <w:b/>
              <w:sz w:val="32"/>
            </w:rPr>
            <w:t>Tartalom</w:t>
          </w:r>
        </w:p>
        <w:p w14:paraId="2D3C8984" w14:textId="77777777" w:rsidR="00140A0F" w:rsidRPr="007E52A4" w:rsidRDefault="00140A0F" w:rsidP="00140A0F"/>
        <w:p w14:paraId="753D495A" w14:textId="00129CED" w:rsidR="00092135" w:rsidRDefault="003E0BD3">
          <w:pPr>
            <w:pStyle w:val="TJ1"/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90672286" w:history="1">
            <w:r w:rsidR="00092135" w:rsidRPr="00681689">
              <w:rPr>
                <w:rStyle w:val="Hiperhivatkozs"/>
                <w:noProof/>
              </w:rPr>
              <w:t>1</w:t>
            </w:r>
            <w:r w:rsidR="00092135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092135" w:rsidRPr="00681689">
              <w:rPr>
                <w:rStyle w:val="Hiperhivatkozs"/>
                <w:noProof/>
              </w:rPr>
              <w:t>Áttekintés</w:t>
            </w:r>
            <w:r w:rsidR="00092135">
              <w:rPr>
                <w:noProof/>
                <w:webHidden/>
              </w:rPr>
              <w:tab/>
            </w:r>
            <w:r w:rsidR="00092135">
              <w:rPr>
                <w:noProof/>
                <w:webHidden/>
              </w:rPr>
              <w:fldChar w:fldCharType="begin"/>
            </w:r>
            <w:r w:rsidR="00092135">
              <w:rPr>
                <w:noProof/>
                <w:webHidden/>
              </w:rPr>
              <w:instrText xml:space="preserve"> PAGEREF _Toc190672286 \h </w:instrText>
            </w:r>
            <w:r w:rsidR="00092135">
              <w:rPr>
                <w:noProof/>
                <w:webHidden/>
              </w:rPr>
            </w:r>
            <w:r w:rsidR="00092135">
              <w:rPr>
                <w:noProof/>
                <w:webHidden/>
              </w:rPr>
              <w:fldChar w:fldCharType="separate"/>
            </w:r>
            <w:r w:rsidR="00092135">
              <w:rPr>
                <w:noProof/>
                <w:webHidden/>
              </w:rPr>
              <w:t>5</w:t>
            </w:r>
            <w:r w:rsidR="00092135">
              <w:rPr>
                <w:noProof/>
                <w:webHidden/>
              </w:rPr>
              <w:fldChar w:fldCharType="end"/>
            </w:r>
          </w:hyperlink>
        </w:p>
        <w:p w14:paraId="4B33F589" w14:textId="14038444" w:rsidR="00092135" w:rsidRDefault="00092135">
          <w:pPr>
            <w:pStyle w:val="TJ2"/>
            <w:tabs>
              <w:tab w:val="left" w:pos="900"/>
              <w:tab w:val="right" w:leader="dot" w:pos="10194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0672287" w:history="1">
            <w:r w:rsidRPr="00681689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81689">
              <w:rPr>
                <w:rStyle w:val="Hiperhivatkozs"/>
                <w:noProof/>
              </w:rPr>
              <w:t>A dokumentum célja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F5BB8" w14:textId="697A484D" w:rsidR="00092135" w:rsidRDefault="00092135">
          <w:pPr>
            <w:pStyle w:val="TJ1"/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0672288" w:history="1">
            <w:r w:rsidRPr="00681689">
              <w:rPr>
                <w:rStyle w:val="Hiperhivatkozs"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81689">
              <w:rPr>
                <w:rStyle w:val="Hiperhivatkozs"/>
                <w:noProof/>
              </w:rPr>
              <w:t>Folyamat modell – Üzleti folyamatok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E583F" w14:textId="052FBCB8" w:rsidR="00092135" w:rsidRDefault="00092135">
          <w:pPr>
            <w:pStyle w:val="TJ1"/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0672289" w:history="1">
            <w:r w:rsidRPr="00681689">
              <w:rPr>
                <w:rStyle w:val="Hiperhivatkozs"/>
                <w:noProof/>
              </w:rPr>
              <w:t>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81689">
              <w:rPr>
                <w:rStyle w:val="Hiperhivatkozs"/>
                <w:noProof/>
              </w:rPr>
              <w:t>Követelménymodell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C176C" w14:textId="11B1C3C8" w:rsidR="00092135" w:rsidRDefault="00092135">
          <w:pPr>
            <w:pStyle w:val="TJ1"/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0672290" w:history="1">
            <w:r w:rsidRPr="00681689">
              <w:rPr>
                <w:rStyle w:val="Hiperhivatkozs"/>
                <w:noProof/>
              </w:rPr>
              <w:t>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81689">
              <w:rPr>
                <w:rStyle w:val="Hiperhivatkozs"/>
                <w:noProof/>
              </w:rPr>
              <w:t>Ablakfolyam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B35FD" w14:textId="6724CC44" w:rsidR="00092135" w:rsidRDefault="00092135">
          <w:pPr>
            <w:pStyle w:val="TJ1"/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0672291" w:history="1">
            <w:r w:rsidRPr="00681689">
              <w:rPr>
                <w:rStyle w:val="Hiperhivatkozs"/>
                <w:noProof/>
              </w:rPr>
              <w:t>5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81689">
              <w:rPr>
                <w:rStyle w:val="Hiperhivatkozs"/>
                <w:noProof/>
              </w:rPr>
              <w:t>Funkcionális és felület modell – Üzleti funkciók és képernyők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32E1C" w14:textId="28F6C9BD" w:rsidR="00092135" w:rsidRDefault="00092135">
          <w:pPr>
            <w:pStyle w:val="TJ2"/>
            <w:tabs>
              <w:tab w:val="left" w:pos="900"/>
              <w:tab w:val="right" w:leader="dot" w:pos="10194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0672292" w:history="1">
            <w:r w:rsidRPr="00681689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81689">
              <w:rPr>
                <w:rStyle w:val="Hiperhivatkozs"/>
                <w:noProof/>
              </w:rPr>
              <w:t>Szerepkörök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CC41C" w14:textId="765E02E7" w:rsidR="00092135" w:rsidRDefault="00092135">
          <w:pPr>
            <w:pStyle w:val="TJ2"/>
            <w:tabs>
              <w:tab w:val="left" w:pos="900"/>
              <w:tab w:val="right" w:leader="dot" w:pos="10194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0672293" w:history="1">
            <w:r w:rsidRPr="00681689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81689">
              <w:rPr>
                <w:rStyle w:val="Hiperhivatkozs"/>
                <w:noProof/>
              </w:rPr>
              <w:t>Fogalmak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C3B23" w14:textId="6B30FDC4" w:rsidR="00092135" w:rsidRDefault="00092135">
          <w:pPr>
            <w:pStyle w:val="TJ2"/>
            <w:tabs>
              <w:tab w:val="left" w:pos="900"/>
              <w:tab w:val="right" w:leader="dot" w:pos="10194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0672294" w:history="1">
            <w:r w:rsidRPr="00681689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81689">
              <w:rPr>
                <w:rStyle w:val="Hiperhivatkozs"/>
                <w:noProof/>
              </w:rPr>
              <w:t>Státuszok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5AD2A" w14:textId="254E6DD0" w:rsidR="00092135" w:rsidRDefault="00092135">
          <w:pPr>
            <w:pStyle w:val="TJ2"/>
            <w:tabs>
              <w:tab w:val="left" w:pos="900"/>
              <w:tab w:val="right" w:leader="dot" w:pos="10194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0672295" w:history="1">
            <w:r w:rsidRPr="00681689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81689">
              <w:rPr>
                <w:rStyle w:val="Hiperhivatkozs"/>
                <w:noProof/>
              </w:rPr>
              <w:t>Szemüveg igénylése képernyő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1236A" w14:textId="00172EBB" w:rsidR="00092135" w:rsidRDefault="00092135">
          <w:pPr>
            <w:pStyle w:val="TJ2"/>
            <w:tabs>
              <w:tab w:val="left" w:pos="900"/>
              <w:tab w:val="right" w:leader="dot" w:pos="10194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0672296" w:history="1">
            <w:r w:rsidRPr="00681689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81689">
              <w:rPr>
                <w:rStyle w:val="Hiperhivatkozs"/>
                <w:noProof/>
              </w:rPr>
              <w:t>Partnertörzs rögzítés képernyő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8566D" w14:textId="5F82958F" w:rsidR="00092135" w:rsidRDefault="00092135">
          <w:pPr>
            <w:pStyle w:val="TJ2"/>
            <w:tabs>
              <w:tab w:val="left" w:pos="900"/>
              <w:tab w:val="right" w:leader="dot" w:pos="10194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0672297" w:history="1">
            <w:r w:rsidRPr="00681689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81689">
              <w:rPr>
                <w:rStyle w:val="Hiperhivatkozs"/>
                <w:noProof/>
              </w:rPr>
              <w:t>Könyvelés képernyő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860ED" w14:textId="440DF178" w:rsidR="00092135" w:rsidRDefault="00092135">
          <w:pPr>
            <w:pStyle w:val="TJ2"/>
            <w:tabs>
              <w:tab w:val="left" w:pos="900"/>
              <w:tab w:val="right" w:leader="dot" w:pos="10194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0672298" w:history="1">
            <w:r w:rsidRPr="00681689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5.7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81689">
              <w:rPr>
                <w:rStyle w:val="Hiperhivatkozs"/>
                <w:noProof/>
              </w:rPr>
              <w:t>Riportok képernyő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B28F4" w14:textId="4CEB69AC" w:rsidR="00092135" w:rsidRDefault="00092135">
          <w:pPr>
            <w:pStyle w:val="TJ3"/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0672299" w:history="1">
            <w:r w:rsidRPr="00681689">
              <w:rPr>
                <w:rStyle w:val="Hiperhivatkozs"/>
                <w:noProof/>
              </w:rPr>
              <w:t>5.7.1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81689">
              <w:rPr>
                <w:rStyle w:val="Hiperhivatkozs"/>
                <w:noProof/>
              </w:rPr>
              <w:t>Bérszámfejtési riport képernyő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F1611" w14:textId="739B205A" w:rsidR="00092135" w:rsidRDefault="00092135">
          <w:pPr>
            <w:pStyle w:val="TJ3"/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0672300" w:history="1">
            <w:r w:rsidRPr="00681689">
              <w:rPr>
                <w:rStyle w:val="Hiperhivatkozs"/>
                <w:noProof/>
              </w:rPr>
              <w:t>5.7.2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81689">
              <w:rPr>
                <w:rStyle w:val="Hiperhivatkozs"/>
                <w:noProof/>
              </w:rPr>
              <w:t>Munkabaleset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E8D13" w14:textId="563B7567" w:rsidR="00092135" w:rsidRDefault="00092135">
          <w:pPr>
            <w:pStyle w:val="TJ4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672301" w:history="1">
            <w:r w:rsidRPr="00681689">
              <w:rPr>
                <w:rStyle w:val="Hiperhivatkozs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5.7.2.1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81689">
              <w:rPr>
                <w:rStyle w:val="Hiperhivatkozs"/>
                <w:rFonts w:eastAsiaTheme="majorEastAsia"/>
                <w:noProof/>
              </w:rPr>
              <w:t>Személyes és munkahelyi adatok (form bal oldala)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6F854" w14:textId="3799616D" w:rsidR="00092135" w:rsidRDefault="00092135">
          <w:pPr>
            <w:pStyle w:val="TJ4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672302" w:history="1">
            <w:r w:rsidRPr="00681689">
              <w:rPr>
                <w:rStyle w:val="Hiperhivatkozs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5.7.2.2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81689">
              <w:rPr>
                <w:rStyle w:val="Hiperhivatkozs"/>
                <w:rFonts w:eastAsiaTheme="majorEastAsia"/>
                <w:noProof/>
              </w:rPr>
              <w:t>Munkabaleset adatai (form jobb oldala)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193F9" w14:textId="2F516B59" w:rsidR="00092135" w:rsidRDefault="00092135">
          <w:pPr>
            <w:pStyle w:val="TJ2"/>
            <w:tabs>
              <w:tab w:val="left" w:pos="900"/>
              <w:tab w:val="right" w:leader="dot" w:pos="10194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0672303" w:history="1">
            <w:r w:rsidRPr="00681689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5.8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81689">
              <w:rPr>
                <w:rStyle w:val="Hiperhivatkozs"/>
                <w:noProof/>
              </w:rPr>
              <w:t>Fogalommagyarázat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668AF" w14:textId="35DF621D" w:rsidR="00092135" w:rsidRDefault="00092135">
          <w:pPr>
            <w:pStyle w:val="TJ2"/>
            <w:tabs>
              <w:tab w:val="left" w:pos="900"/>
              <w:tab w:val="right" w:leader="dot" w:pos="10194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0672304" w:history="1">
            <w:r w:rsidRPr="00681689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5.9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81689">
              <w:rPr>
                <w:rStyle w:val="Hiperhivatkozs"/>
                <w:noProof/>
              </w:rPr>
              <w:t>Szabályok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AE861" w14:textId="63689784" w:rsidR="00092135" w:rsidRDefault="00092135">
          <w:pPr>
            <w:pStyle w:val="TJ2"/>
            <w:tabs>
              <w:tab w:val="left" w:pos="900"/>
              <w:tab w:val="right" w:leader="dot" w:pos="10194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0672305" w:history="1">
            <w:r w:rsidRPr="00681689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5.10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81689">
              <w:rPr>
                <w:rStyle w:val="Hiperhivatkozs"/>
                <w:noProof/>
              </w:rPr>
              <w:t>Szerepkörök, jogosultságok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18CCE" w14:textId="74B7EAA2" w:rsidR="00092135" w:rsidRDefault="00092135">
          <w:pPr>
            <w:pStyle w:val="TJ2"/>
            <w:tabs>
              <w:tab w:val="left" w:pos="900"/>
              <w:tab w:val="right" w:leader="dot" w:pos="10194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0672306" w:history="1">
            <w:r w:rsidRPr="00681689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81689">
              <w:rPr>
                <w:rStyle w:val="Hiperhivatkozs"/>
                <w:noProof/>
              </w:rPr>
              <w:t>A rendszer működésének folyamata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3A430" w14:textId="0839727F" w:rsidR="00092135" w:rsidRDefault="00092135">
          <w:pPr>
            <w:pStyle w:val="TJ2"/>
            <w:tabs>
              <w:tab w:val="left" w:pos="900"/>
              <w:tab w:val="right" w:leader="dot" w:pos="10194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0672307" w:history="1">
            <w:r w:rsidRPr="00681689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81689">
              <w:rPr>
                <w:rStyle w:val="Hiperhivatkozs"/>
                <w:noProof/>
              </w:rPr>
              <w:t>Funkcionális és felület modell – Üzleti funkciók és képernyők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E87C0" w14:textId="5204FBDB" w:rsidR="00092135" w:rsidRDefault="00092135">
          <w:pPr>
            <w:pStyle w:val="TJ3"/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0672308" w:history="1">
            <w:r w:rsidRPr="00681689">
              <w:rPr>
                <w:rStyle w:val="Hiperhivatkozs"/>
                <w:noProof/>
              </w:rPr>
              <w:t>5.12.1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81689">
              <w:rPr>
                <w:rStyle w:val="Hiperhivatkozs"/>
                <w:noProof/>
              </w:rPr>
              <w:t>Ablakfolyam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AA114" w14:textId="0CBFBC83" w:rsidR="00092135" w:rsidRDefault="00092135">
          <w:pPr>
            <w:pStyle w:val="TJ3"/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0672309" w:history="1">
            <w:r w:rsidRPr="00681689">
              <w:rPr>
                <w:rStyle w:val="Hiperhivatkozs"/>
                <w:noProof/>
              </w:rPr>
              <w:t>5.12.2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81689">
              <w:rPr>
                <w:rStyle w:val="Hiperhivatkozs"/>
                <w:noProof/>
              </w:rPr>
              <w:t>Kódszótárak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224F4" w14:textId="1AD478EB" w:rsidR="00092135" w:rsidRDefault="00092135">
          <w:pPr>
            <w:pStyle w:val="TJ4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672310" w:history="1">
            <w:r w:rsidRPr="00681689">
              <w:rPr>
                <w:rStyle w:val="Hiperhivatkozs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5.12.2.1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81689">
              <w:rPr>
                <w:rStyle w:val="Hiperhivatkozs"/>
                <w:rFonts w:eastAsiaTheme="majorEastAsia"/>
                <w:noProof/>
              </w:rPr>
              <w:t>Vállalat adatai kódszótár 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07051" w14:textId="26B724A6" w:rsidR="00092135" w:rsidRDefault="00092135">
          <w:pPr>
            <w:pStyle w:val="TJ4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672311" w:history="1">
            <w:r w:rsidRPr="00681689">
              <w:rPr>
                <w:rStyle w:val="Hiperhivatkozs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5.12.2.2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81689">
              <w:rPr>
                <w:rStyle w:val="Hiperhivatkozs"/>
                <w:rFonts w:eastAsiaTheme="majorEastAsia"/>
                <w:noProof/>
              </w:rPr>
              <w:t>Szervezeti egységek (Volánbusz) kódszótár 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1BECD" w14:textId="5F1C13CF" w:rsidR="00092135" w:rsidRDefault="00092135">
          <w:pPr>
            <w:pStyle w:val="TJ4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672312" w:history="1">
            <w:r w:rsidRPr="00681689">
              <w:rPr>
                <w:rStyle w:val="Hiperhivatkozs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5.12.2.3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81689">
              <w:rPr>
                <w:rStyle w:val="Hiperhivatkozs"/>
                <w:rFonts w:eastAsiaTheme="majorEastAsia"/>
                <w:noProof/>
              </w:rPr>
              <w:t>Telephely (Volánbusz) kódszótár 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17D1D" w14:textId="72303E85" w:rsidR="00092135" w:rsidRDefault="00092135">
          <w:pPr>
            <w:pStyle w:val="TJ4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672313" w:history="1">
            <w:r w:rsidRPr="00681689">
              <w:rPr>
                <w:rStyle w:val="Hiperhivatkozs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5.12.2.4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81689">
              <w:rPr>
                <w:rStyle w:val="Hiperhivatkozs"/>
                <w:rFonts w:eastAsiaTheme="majorEastAsia"/>
                <w:noProof/>
              </w:rPr>
              <w:t>FEOR kódok (Volánbusz) kódszótár 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995AE" w14:textId="653B0934" w:rsidR="00092135" w:rsidRDefault="00092135">
          <w:pPr>
            <w:pStyle w:val="TJ4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672314" w:history="1">
            <w:r w:rsidRPr="00681689">
              <w:rPr>
                <w:rStyle w:val="Hiperhivatkozs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5.12.2.5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81689">
              <w:rPr>
                <w:rStyle w:val="Hiperhivatkozs"/>
                <w:rFonts w:eastAsiaTheme="majorEastAsia"/>
                <w:noProof/>
              </w:rPr>
              <w:t>Képzettséget igazoló irat száma kódszótár 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00D5F" w14:textId="4309268F" w:rsidR="00092135" w:rsidRDefault="00092135">
          <w:pPr>
            <w:pStyle w:val="TJ4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672315" w:history="1">
            <w:r w:rsidRPr="00681689">
              <w:rPr>
                <w:rStyle w:val="Hiperhivatkozs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5.12.2.6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81689">
              <w:rPr>
                <w:rStyle w:val="Hiperhivatkozs"/>
                <w:rFonts w:eastAsiaTheme="majorEastAsia"/>
                <w:noProof/>
              </w:rPr>
              <w:t>Vállalati terület kódszótár 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DFB8F" w14:textId="03C2AFA9" w:rsidR="00092135" w:rsidRDefault="00092135">
          <w:pPr>
            <w:pStyle w:val="TJ4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672316" w:history="1">
            <w:r w:rsidRPr="00681689">
              <w:rPr>
                <w:rStyle w:val="Hiperhivatkozs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5.12.2.7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81689">
              <w:rPr>
                <w:rStyle w:val="Hiperhivatkozs"/>
                <w:rFonts w:eastAsiaTheme="majorEastAsia"/>
                <w:noProof/>
              </w:rPr>
              <w:t>Szakterület kódszótár 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87524" w14:textId="298ECCC7" w:rsidR="00092135" w:rsidRDefault="00092135">
          <w:pPr>
            <w:pStyle w:val="TJ4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672317" w:history="1">
            <w:r w:rsidRPr="00681689">
              <w:rPr>
                <w:rStyle w:val="Hiperhivatkozs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5.12.2.8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81689">
              <w:rPr>
                <w:rStyle w:val="Hiperhivatkozs"/>
                <w:rFonts w:eastAsiaTheme="majorEastAsia"/>
                <w:noProof/>
              </w:rPr>
              <w:t>Fő tevékenységi kör (TEÁOR kódok) kódszótár 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2B7E6" w14:textId="3CCDAC92" w:rsidR="00092135" w:rsidRDefault="00092135">
          <w:pPr>
            <w:pStyle w:val="TJ3"/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0672318" w:history="1">
            <w:r w:rsidRPr="00681689">
              <w:rPr>
                <w:rStyle w:val="Hiperhivatkozs"/>
                <w:noProof/>
              </w:rPr>
              <w:t>5.12.3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81689">
              <w:rPr>
                <w:rStyle w:val="Hiperhivatkozs"/>
                <w:noProof/>
              </w:rPr>
              <w:t>A munkabaleset képernyő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5D9E2" w14:textId="7E483290" w:rsidR="00092135" w:rsidRDefault="00092135">
          <w:pPr>
            <w:pStyle w:val="TJ4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672319" w:history="1">
            <w:r w:rsidRPr="00681689">
              <w:rPr>
                <w:rStyle w:val="Hiperhivatkozs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5.12.3.1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81689">
              <w:rPr>
                <w:rStyle w:val="Hiperhivatkozs"/>
                <w:rFonts w:eastAsiaTheme="majorEastAsia"/>
                <w:noProof/>
              </w:rPr>
              <w:t>A munkabaleset rögzítése form 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47928" w14:textId="22BA735D" w:rsidR="00092135" w:rsidRDefault="00092135">
          <w:pPr>
            <w:pStyle w:val="TJ3"/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0672320" w:history="1">
            <w:r w:rsidRPr="00681689">
              <w:rPr>
                <w:rStyle w:val="Hiperhivatkozs"/>
                <w:noProof/>
              </w:rPr>
              <w:t>5.12.4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81689">
              <w:rPr>
                <w:rStyle w:val="Hiperhivatkozs"/>
                <w:noProof/>
              </w:rPr>
              <w:t>E-mail sablonok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8ED5D" w14:textId="7A1FF706" w:rsidR="00092135" w:rsidRDefault="00092135">
          <w:pPr>
            <w:pStyle w:val="TJ4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672321" w:history="1">
            <w:r w:rsidRPr="00681689">
              <w:rPr>
                <w:rStyle w:val="Hiperhivatkozs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5.12.4.1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81689">
              <w:rPr>
                <w:rStyle w:val="Hiperhivatkozs"/>
                <w:rFonts w:eastAsiaTheme="majorEastAsia"/>
                <w:noProof/>
              </w:rPr>
              <w:t>Automatikusan küldött e-mailek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6F01C" w14:textId="5D7CB62B" w:rsidR="00092135" w:rsidRDefault="00092135">
          <w:pPr>
            <w:pStyle w:val="TJ4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672322" w:history="1">
            <w:r w:rsidRPr="00681689">
              <w:rPr>
                <w:rStyle w:val="Hiperhivatkozs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5.12.4.2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81689">
              <w:rPr>
                <w:rStyle w:val="Hiperhivatkozs"/>
                <w:rFonts w:eastAsiaTheme="majorEastAsia"/>
                <w:noProof/>
              </w:rPr>
              <w:t>Manuálisan küldött e-mailek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64E98" w14:textId="07E8638F" w:rsidR="00092135" w:rsidRDefault="00092135">
          <w:pPr>
            <w:pStyle w:val="TJ2"/>
            <w:tabs>
              <w:tab w:val="left" w:pos="900"/>
              <w:tab w:val="right" w:leader="dot" w:pos="10194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0672323" w:history="1">
            <w:r w:rsidRPr="00681689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81689">
              <w:rPr>
                <w:rStyle w:val="Hiperhivatkozs"/>
                <w:noProof/>
              </w:rPr>
              <w:t>Adatbázis tervezet – Fizikai adatmodell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1F0AF" w14:textId="0DA6ADA7" w:rsidR="00092135" w:rsidRDefault="00092135">
          <w:pPr>
            <w:pStyle w:val="TJ3"/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0672324" w:history="1">
            <w:r w:rsidRPr="00681689">
              <w:rPr>
                <w:rStyle w:val="Hiperhivatkozs"/>
                <w:noProof/>
              </w:rPr>
              <w:t>5.13.1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81689">
              <w:rPr>
                <w:rStyle w:val="Hiperhivatkozs"/>
                <w:noProof/>
              </w:rPr>
              <w:t>Tábla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B771D" w14:textId="17E19343" w:rsidR="00092135" w:rsidRDefault="00092135">
          <w:pPr>
            <w:pStyle w:val="TJ3"/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0672325" w:history="1">
            <w:r w:rsidRPr="00681689">
              <w:rPr>
                <w:rStyle w:val="Hiperhivatkozs"/>
                <w:noProof/>
              </w:rPr>
              <w:t>5.13.2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81689">
              <w:rPr>
                <w:rStyle w:val="Hiperhivatkozs"/>
                <w:noProof/>
              </w:rPr>
              <w:t>Tábla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57206" w14:textId="1105935C" w:rsidR="00092135" w:rsidRDefault="00092135">
          <w:pPr>
            <w:pStyle w:val="TJ2"/>
            <w:tabs>
              <w:tab w:val="left" w:pos="900"/>
              <w:tab w:val="right" w:leader="dot" w:pos="10194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0672326" w:history="1">
            <w:r w:rsidRPr="00681689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81689">
              <w:rPr>
                <w:rStyle w:val="Hiperhivatkozs"/>
                <w:noProof/>
              </w:rPr>
              <w:t>Tárolt eljárások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40588" w14:textId="652DB44B" w:rsidR="00092135" w:rsidRDefault="00092135">
          <w:pPr>
            <w:pStyle w:val="TJ3"/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0672327" w:history="1">
            <w:r w:rsidRPr="00681689">
              <w:rPr>
                <w:rStyle w:val="Hiperhivatkozs"/>
                <w:noProof/>
              </w:rPr>
              <w:t>5.14.1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81689">
              <w:rPr>
                <w:rStyle w:val="Hiperhivatkozs"/>
                <w:noProof/>
              </w:rPr>
              <w:t>Eljárás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4F279" w14:textId="43319B42" w:rsidR="00092135" w:rsidRDefault="00092135">
          <w:pPr>
            <w:pStyle w:val="TJ3"/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0672328" w:history="1">
            <w:r w:rsidRPr="00681689">
              <w:rPr>
                <w:rStyle w:val="Hiperhivatkozs"/>
                <w:noProof/>
              </w:rPr>
              <w:t>5.14.2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81689">
              <w:rPr>
                <w:rStyle w:val="Hiperhivatkozs"/>
                <w:noProof/>
              </w:rPr>
              <w:t>Eljárás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6CB0C" w14:textId="513E8964" w:rsidR="00092135" w:rsidRDefault="00092135">
          <w:pPr>
            <w:pStyle w:val="TJ2"/>
            <w:tabs>
              <w:tab w:val="left" w:pos="900"/>
              <w:tab w:val="right" w:leader="dot" w:pos="10194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0672329" w:history="1">
            <w:r w:rsidRPr="00681689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5.15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81689">
              <w:rPr>
                <w:rStyle w:val="Hiperhivatkozs"/>
                <w:noProof/>
              </w:rPr>
              <w:t>Rendszerkapcsolatok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862F4" w14:textId="7173E8B5" w:rsidR="00092135" w:rsidRDefault="00092135">
          <w:pPr>
            <w:pStyle w:val="TJ3"/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0672330" w:history="1">
            <w:r w:rsidRPr="00681689">
              <w:rPr>
                <w:rStyle w:val="Hiperhivatkozs"/>
                <w:noProof/>
              </w:rPr>
              <w:t>5.15.1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81689">
              <w:rPr>
                <w:rStyle w:val="Hiperhivatkozs"/>
                <w:noProof/>
                <w:highlight w:val="yellow"/>
              </w:rPr>
              <w:t>Interfész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8EB14" w14:textId="63B2807E" w:rsidR="00092135" w:rsidRDefault="00092135">
          <w:pPr>
            <w:pStyle w:val="TJ4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672331" w:history="1">
            <w:r w:rsidRPr="00681689">
              <w:rPr>
                <w:rStyle w:val="Hiperhivatkozs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5.15.1.1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81689">
              <w:rPr>
                <w:rStyle w:val="Hiperhivatkozs"/>
                <w:rFonts w:eastAsiaTheme="majorEastAsia"/>
                <w:noProof/>
              </w:rPr>
              <w:t>Átadandó állomány formátuma, névkonvenció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F4032" w14:textId="5B0ABF6F" w:rsidR="00092135" w:rsidRDefault="00092135">
          <w:pPr>
            <w:pStyle w:val="TJ4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672332" w:history="1">
            <w:r w:rsidRPr="00681689">
              <w:rPr>
                <w:rStyle w:val="Hiperhivatkozs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5.15.1.2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81689">
              <w:rPr>
                <w:rStyle w:val="Hiperhivatkozs"/>
                <w:rFonts w:eastAsiaTheme="majorEastAsia"/>
                <w:noProof/>
              </w:rPr>
              <w:t>Átadandó állomány struktúrája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EA784" w14:textId="57EF8235" w:rsidR="00092135" w:rsidRDefault="00092135">
          <w:pPr>
            <w:pStyle w:val="TJ4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672333" w:history="1">
            <w:r w:rsidRPr="00681689">
              <w:rPr>
                <w:rStyle w:val="Hiperhivatkozs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5.15.1.3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81689">
              <w:rPr>
                <w:rStyle w:val="Hiperhivatkozs"/>
                <w:rFonts w:eastAsiaTheme="majorEastAsia"/>
                <w:noProof/>
              </w:rPr>
              <w:t>Előállítás módja, ütemezés, paraméterezés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D3544" w14:textId="2C0C9879" w:rsidR="00092135" w:rsidRDefault="00092135">
          <w:pPr>
            <w:pStyle w:val="TJ4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672334" w:history="1">
            <w:r w:rsidRPr="00681689">
              <w:rPr>
                <w:rStyle w:val="Hiperhivatkozs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5.15.1.4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81689">
              <w:rPr>
                <w:rStyle w:val="Hiperhivatkozs"/>
                <w:rFonts w:eastAsiaTheme="majorEastAsia"/>
                <w:noProof/>
              </w:rPr>
              <w:t>Átadás módja, helye, hibakezelés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14207" w14:textId="3DD291D2" w:rsidR="00092135" w:rsidRDefault="00092135">
          <w:pPr>
            <w:pStyle w:val="TJ4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672335" w:history="1">
            <w:r w:rsidRPr="00681689">
              <w:rPr>
                <w:rStyle w:val="Hiperhivatkozs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5.15.1.5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81689">
              <w:rPr>
                <w:rStyle w:val="Hiperhivatkozs"/>
                <w:rFonts w:eastAsiaTheme="majorEastAsia"/>
                <w:noProof/>
              </w:rPr>
              <w:t>Logikai adatmapping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ED598" w14:textId="6BE61213" w:rsidR="00092135" w:rsidRDefault="00092135">
          <w:pPr>
            <w:pStyle w:val="TJ1"/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0672336" w:history="1">
            <w:r w:rsidRPr="00681689">
              <w:rPr>
                <w:rStyle w:val="Hiperhivatkozs"/>
                <w:noProof/>
              </w:rPr>
              <w:t>6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81689">
              <w:rPr>
                <w:rStyle w:val="Hiperhivatkozs"/>
                <w:noProof/>
              </w:rPr>
              <w:t>Érintettség vizsgálat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4F3E6" w14:textId="2F910B74" w:rsidR="00092135" w:rsidRDefault="00092135">
          <w:pPr>
            <w:pStyle w:val="TJ2"/>
            <w:tabs>
              <w:tab w:val="left" w:pos="900"/>
              <w:tab w:val="right" w:leader="dot" w:pos="10194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0672337" w:history="1">
            <w:r w:rsidRPr="00681689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81689">
              <w:rPr>
                <w:rStyle w:val="Hiperhivatkozs"/>
                <w:noProof/>
              </w:rPr>
              <w:t>Érintett szerver oldali változások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D8391" w14:textId="1AACEAF0" w:rsidR="00092135" w:rsidRDefault="00092135">
          <w:pPr>
            <w:pStyle w:val="TJ2"/>
            <w:tabs>
              <w:tab w:val="left" w:pos="900"/>
              <w:tab w:val="right" w:leader="dot" w:pos="10194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0672338" w:history="1">
            <w:r w:rsidRPr="00681689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81689">
              <w:rPr>
                <w:rStyle w:val="Hiperhivatkozs"/>
                <w:noProof/>
              </w:rPr>
              <w:t>Érintett rendszerkapcsolatok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D1051" w14:textId="6F124361" w:rsidR="00092135" w:rsidRDefault="00092135">
          <w:pPr>
            <w:pStyle w:val="TJ2"/>
            <w:tabs>
              <w:tab w:val="left" w:pos="900"/>
              <w:tab w:val="right" w:leader="dot" w:pos="10194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0672339" w:history="1">
            <w:r w:rsidRPr="00681689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81689">
              <w:rPr>
                <w:rStyle w:val="Hiperhivatkozs"/>
                <w:noProof/>
              </w:rPr>
              <w:t>Érintett HÖP modulok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7C792" w14:textId="11DB634F" w:rsidR="00092135" w:rsidRDefault="00092135">
          <w:pPr>
            <w:pStyle w:val="TJ2"/>
            <w:tabs>
              <w:tab w:val="left" w:pos="900"/>
              <w:tab w:val="right" w:leader="dot" w:pos="10194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0672340" w:history="1">
            <w:r w:rsidRPr="00681689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81689">
              <w:rPr>
                <w:rStyle w:val="Hiperhivatkozs"/>
                <w:noProof/>
              </w:rPr>
              <w:t>Dokumentum érintettség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00535" w14:textId="3114B220" w:rsidR="00092135" w:rsidRDefault="00092135">
          <w:pPr>
            <w:pStyle w:val="TJ3"/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0672341" w:history="1">
            <w:r w:rsidRPr="00681689">
              <w:rPr>
                <w:rStyle w:val="Hiperhivatkozs"/>
                <w:noProof/>
              </w:rPr>
              <w:t>6.4.1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81689">
              <w:rPr>
                <w:rStyle w:val="Hiperhivatkozs"/>
                <w:noProof/>
              </w:rPr>
              <w:t>Másik modul rendszertervének érintettsége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47B93" w14:textId="001840B0" w:rsidR="00092135" w:rsidRDefault="00092135">
          <w:pPr>
            <w:pStyle w:val="TJ3"/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0672342" w:history="1">
            <w:r w:rsidRPr="00681689">
              <w:rPr>
                <w:rStyle w:val="Hiperhivatkozs"/>
                <w:noProof/>
              </w:rPr>
              <w:t>6.4.2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81689">
              <w:rPr>
                <w:rStyle w:val="Hiperhivatkozs"/>
                <w:noProof/>
              </w:rPr>
              <w:t>HÖP felhasználói kézikönyv érintettsége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58E84" w14:textId="14337FFD" w:rsidR="00092135" w:rsidRDefault="00092135">
          <w:pPr>
            <w:pStyle w:val="TJ3"/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0672343" w:history="1">
            <w:r w:rsidRPr="00681689">
              <w:rPr>
                <w:rStyle w:val="Hiperhivatkozs"/>
                <w:noProof/>
              </w:rPr>
              <w:t>6.4.3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81689">
              <w:rPr>
                <w:rStyle w:val="Hiperhivatkozs"/>
                <w:noProof/>
              </w:rPr>
              <w:t>HÖP üzemeltetési kézikönyv érintett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94F2B" w14:textId="788FE96B" w:rsidR="00092135" w:rsidRDefault="00092135">
          <w:pPr>
            <w:pStyle w:val="TJ3"/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0672344" w:history="1">
            <w:r w:rsidRPr="00681689">
              <w:rPr>
                <w:rStyle w:val="Hiperhivatkozs"/>
                <w:noProof/>
              </w:rPr>
              <w:t>6.4.4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81689">
              <w:rPr>
                <w:rStyle w:val="Hiperhivatkozs"/>
                <w:noProof/>
              </w:rPr>
              <w:t>IMFT érintett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F1013" w14:textId="796C72CF" w:rsidR="00092135" w:rsidRDefault="00092135">
          <w:pPr>
            <w:pStyle w:val="TJ3"/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0672345" w:history="1">
            <w:r w:rsidRPr="00681689">
              <w:rPr>
                <w:rStyle w:val="Hiperhivatkozs"/>
                <w:noProof/>
              </w:rPr>
              <w:t>6.4.5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81689">
              <w:rPr>
                <w:rStyle w:val="Hiperhivatkozs"/>
                <w:noProof/>
              </w:rPr>
              <w:t>RIBSZ érintett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84826" w14:textId="2D5B04A3" w:rsidR="00092135" w:rsidRDefault="00092135">
          <w:pPr>
            <w:pStyle w:val="TJ1"/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0672346" w:history="1">
            <w:r w:rsidRPr="00681689">
              <w:rPr>
                <w:rStyle w:val="Hiperhivatkozs"/>
                <w:noProof/>
              </w:rPr>
              <w:t>7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81689">
              <w:rPr>
                <w:rStyle w:val="Hiperhivatkozs"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_Toc190672346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E868D" w14:textId="4294A9D4" w:rsidR="00140A0F" w:rsidRDefault="003E0BD3" w:rsidP="003E0BD3">
          <w:pPr>
            <w:pStyle w:val="TJ1"/>
          </w:pPr>
          <w:r>
            <w:fldChar w:fldCharType="end"/>
          </w:r>
        </w:p>
      </w:sdtContent>
    </w:sdt>
    <w:p w14:paraId="752CA098" w14:textId="77777777" w:rsidR="00140A0F" w:rsidRDefault="00140A0F" w:rsidP="00140A0F">
      <w:pPr>
        <w:spacing w:after="160" w:line="259" w:lineRule="auto"/>
        <w:jc w:val="left"/>
      </w:pPr>
      <w:r>
        <w:br w:type="page"/>
      </w:r>
    </w:p>
    <w:p w14:paraId="4C19CB19" w14:textId="7C0E1D49" w:rsidR="00140A0F" w:rsidRPr="00723C01" w:rsidRDefault="00140A0F" w:rsidP="007037A7">
      <w:pPr>
        <w:pStyle w:val="Cmsor1"/>
      </w:pPr>
      <w:bookmarkStart w:id="0" w:name="_Toc30084691"/>
      <w:bookmarkStart w:id="1" w:name="_Toc190672286"/>
      <w:r w:rsidRPr="00723C01">
        <w:lastRenderedPageBreak/>
        <w:t>Áttekintés</w:t>
      </w:r>
      <w:bookmarkEnd w:id="0"/>
      <w:bookmarkEnd w:id="1"/>
    </w:p>
    <w:p w14:paraId="14915CDF" w14:textId="77777777" w:rsidR="00140A0F" w:rsidRDefault="00140A0F" w:rsidP="00140A0F">
      <w:pPr>
        <w:rPr>
          <w:rFonts w:cs="Arial"/>
        </w:rPr>
      </w:pPr>
    </w:p>
    <w:p w14:paraId="31D67466" w14:textId="77777777" w:rsidR="00C23AFF" w:rsidRPr="006423E6" w:rsidRDefault="00C23AFF" w:rsidP="00C23AFF">
      <w:pPr>
        <w:rPr>
          <w:rFonts w:cs="Arial"/>
        </w:rPr>
      </w:pPr>
      <w:r w:rsidRPr="006423E6">
        <w:rPr>
          <w:rFonts w:cs="Arial"/>
        </w:rPr>
        <w:t>A MÁV Zrt. mint Megrendelő, felkérte a MÁV Szolgáltató Központ Zrt.-t, hogy adjon ajánlatot a</w:t>
      </w:r>
      <w:r>
        <w:rPr>
          <w:rFonts w:cs="Arial"/>
        </w:rPr>
        <w:t xml:space="preserve">z Éleslátást biztosító szemüveg költségtérítés igénylése (továbbiakban: </w:t>
      </w:r>
      <w:r w:rsidRPr="00410D39">
        <w:rPr>
          <w:rFonts w:cs="Arial"/>
          <w:b/>
        </w:rPr>
        <w:t>SZEM</w:t>
      </w:r>
      <w:r>
        <w:rPr>
          <w:rFonts w:cs="Arial"/>
        </w:rPr>
        <w:t>)</w:t>
      </w:r>
      <w:r w:rsidRPr="00081D45">
        <w:rPr>
          <w:rFonts w:cs="Arial"/>
        </w:rPr>
        <w:t xml:space="preserve"> </w:t>
      </w:r>
      <w:r>
        <w:rPr>
          <w:rFonts w:cs="Arial"/>
        </w:rPr>
        <w:t>HRP-ben történő kezelésére</w:t>
      </w:r>
      <w:r w:rsidRPr="00081D45">
        <w:rPr>
          <w:rFonts w:cs="Arial"/>
        </w:rPr>
        <w:t xml:space="preserve"> vonatkozóan.</w:t>
      </w:r>
    </w:p>
    <w:p w14:paraId="18118005" w14:textId="2A059512" w:rsidR="0030538A" w:rsidRDefault="0030538A" w:rsidP="00140A0F">
      <w:pPr>
        <w:rPr>
          <w:rFonts w:cs="Arial"/>
        </w:rPr>
      </w:pPr>
      <w:r>
        <w:rPr>
          <w:rFonts w:cs="Arial"/>
        </w:rPr>
        <w:t xml:space="preserve">A HR Portál fejlesztése az </w:t>
      </w:r>
      <w:proofErr w:type="spellStart"/>
      <w:r w:rsidR="00C23AFF">
        <w:rPr>
          <w:rFonts w:cs="Arial"/>
        </w:rPr>
        <w:t>Oriana</w:t>
      </w:r>
      <w:proofErr w:type="spellEnd"/>
      <w:r w:rsidR="00C23AFF">
        <w:rPr>
          <w:rFonts w:cs="Arial"/>
        </w:rPr>
        <w:t xml:space="preserve"> (Effector)</w:t>
      </w:r>
      <w:r>
        <w:rPr>
          <w:rFonts w:cs="Arial"/>
        </w:rPr>
        <w:t xml:space="preserve"> platformon történik.</w:t>
      </w:r>
    </w:p>
    <w:p w14:paraId="3F015718" w14:textId="77777777" w:rsidR="00AF458A" w:rsidRPr="00BF43A3" w:rsidRDefault="00AF458A" w:rsidP="00140A0F">
      <w:pPr>
        <w:rPr>
          <w:rFonts w:cs="Arial"/>
        </w:rPr>
      </w:pPr>
    </w:p>
    <w:p w14:paraId="6D171DF4" w14:textId="77777777" w:rsidR="00140A0F" w:rsidRPr="00BF43A3" w:rsidRDefault="00140A0F" w:rsidP="00140A0F">
      <w:pPr>
        <w:pStyle w:val="Cmsor2"/>
      </w:pPr>
      <w:bookmarkStart w:id="2" w:name="_Toc415830326"/>
      <w:bookmarkStart w:id="3" w:name="_Toc415838197"/>
      <w:bookmarkStart w:id="4" w:name="_Toc415838981"/>
      <w:bookmarkStart w:id="5" w:name="_Toc415839083"/>
      <w:bookmarkStart w:id="6" w:name="_Toc418003575"/>
      <w:bookmarkStart w:id="7" w:name="_Toc418003707"/>
      <w:bookmarkStart w:id="8" w:name="_Toc418007364"/>
      <w:bookmarkStart w:id="9" w:name="_Toc415830327"/>
      <w:bookmarkStart w:id="10" w:name="_Toc415838198"/>
      <w:bookmarkStart w:id="11" w:name="_Toc415838982"/>
      <w:bookmarkStart w:id="12" w:name="_Toc415839084"/>
      <w:bookmarkStart w:id="13" w:name="_Toc418003576"/>
      <w:bookmarkStart w:id="14" w:name="_Toc418003708"/>
      <w:bookmarkStart w:id="15" w:name="_Toc418007365"/>
      <w:bookmarkStart w:id="16" w:name="_Toc418858837"/>
      <w:bookmarkStart w:id="17" w:name="_Toc420414075"/>
      <w:bookmarkStart w:id="18" w:name="_Toc420416054"/>
      <w:bookmarkStart w:id="19" w:name="_Toc514074254"/>
      <w:bookmarkStart w:id="20" w:name="_Toc30084692"/>
      <w:bookmarkStart w:id="21" w:name="_Toc190672287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Pr="00BF43A3">
        <w:t>A dokumentum célja</w:t>
      </w:r>
      <w:bookmarkEnd w:id="16"/>
      <w:bookmarkEnd w:id="17"/>
      <w:bookmarkEnd w:id="18"/>
      <w:bookmarkEnd w:id="19"/>
      <w:bookmarkEnd w:id="20"/>
      <w:bookmarkEnd w:id="21"/>
    </w:p>
    <w:p w14:paraId="2FD7E88C" w14:textId="6EDFABDE" w:rsidR="00C23AFF" w:rsidRDefault="00C23AFF" w:rsidP="00C23AFF">
      <w:pPr>
        <w:rPr>
          <w:rFonts w:cs="Arial"/>
        </w:rPr>
      </w:pPr>
      <w:r w:rsidRPr="006423E6">
        <w:rPr>
          <w:rFonts w:cs="Arial"/>
        </w:rPr>
        <w:t>A dokumentum célja ismertetni a</w:t>
      </w:r>
      <w:r>
        <w:rPr>
          <w:rFonts w:cs="Arial"/>
        </w:rPr>
        <w:t xml:space="preserve"> MÁV- csoport </w:t>
      </w:r>
      <w:r w:rsidRPr="00410D39">
        <w:rPr>
          <w:rFonts w:cs="Arial"/>
          <w:b/>
        </w:rPr>
        <w:t>SZEM projekttel</w:t>
      </w:r>
      <w:r w:rsidRPr="006423E6">
        <w:rPr>
          <w:rFonts w:cs="Arial"/>
        </w:rPr>
        <w:t xml:space="preserve"> szemben támasztott követelmények</w:t>
      </w:r>
      <w:r>
        <w:rPr>
          <w:rFonts w:cs="Arial"/>
        </w:rPr>
        <w:t xml:space="preserve"> alapján fejlesztésre kerülő rendszer műszaki specifikációját.</w:t>
      </w:r>
    </w:p>
    <w:p w14:paraId="090114FC" w14:textId="77777777" w:rsidR="00C23AFF" w:rsidRPr="006423E6" w:rsidRDefault="00C23AFF" w:rsidP="00C23AFF">
      <w:pPr>
        <w:rPr>
          <w:rFonts w:cs="Arial"/>
        </w:rPr>
      </w:pPr>
      <w:r w:rsidRPr="00682524">
        <w:rPr>
          <w:rFonts w:cs="Arial"/>
        </w:rPr>
        <w:t>A dokumentumban vázolt megoldási javaslat a rendszer áttekintését tartalmazza. A megvalósítási javaslat a MÁV SZK által elkészítendő elemekre terjed ki részletesen. A rendszer működéséhez harmadik fél által biztosított elemek csak a szükséges kapcsolódás szintjén szerepelnek, feltárva a működésre gyakorolt kritikus hatásukat.</w:t>
      </w:r>
    </w:p>
    <w:p w14:paraId="2BA9346A" w14:textId="4B628588" w:rsidR="00AF458A" w:rsidRDefault="00AF458A">
      <w:pPr>
        <w:spacing w:after="200" w:line="276" w:lineRule="auto"/>
        <w:jc w:val="left"/>
        <w:rPr>
          <w:rFonts w:cs="Arial"/>
        </w:rPr>
      </w:pPr>
      <w:r>
        <w:rPr>
          <w:rFonts w:cs="Arial"/>
        </w:rPr>
        <w:br w:type="page"/>
      </w:r>
    </w:p>
    <w:p w14:paraId="1D05BB9B" w14:textId="34902F3A" w:rsidR="00E15919" w:rsidRPr="00723C01" w:rsidRDefault="007A228F" w:rsidP="007037A7">
      <w:pPr>
        <w:pStyle w:val="Cmsor1"/>
      </w:pPr>
      <w:bookmarkStart w:id="22" w:name="_Toc190672288"/>
      <w:r>
        <w:lastRenderedPageBreak/>
        <w:t>Folyamat modell – Üzleti folyamatok</w:t>
      </w:r>
      <w:bookmarkEnd w:id="22"/>
    </w:p>
    <w:p w14:paraId="7FFAF043" w14:textId="77777777" w:rsidR="00E15919" w:rsidRDefault="00E15919" w:rsidP="00E15919">
      <w:pPr>
        <w:rPr>
          <w:rFonts w:cs="Arial"/>
        </w:rPr>
      </w:pPr>
    </w:p>
    <w:p w14:paraId="2D46D76A" w14:textId="77777777" w:rsidR="00E15919" w:rsidRDefault="00E15919" w:rsidP="00E15919">
      <w:pPr>
        <w:spacing w:after="0"/>
        <w:rPr>
          <w:rFonts w:cstheme="minorHAnsi"/>
        </w:rPr>
      </w:pPr>
    </w:p>
    <w:p w14:paraId="694F4298" w14:textId="77777777" w:rsidR="00C23AFF" w:rsidRDefault="00C23AFF" w:rsidP="00C23AFF">
      <w:pPr>
        <w:spacing w:after="0"/>
        <w:rPr>
          <w:rFonts w:cs="Arial"/>
        </w:rPr>
      </w:pPr>
      <w:r>
        <w:rPr>
          <w:rFonts w:cs="Arial"/>
        </w:rPr>
        <w:t>A SZEM modul lehetőséget ad az igénylési folyamat egy felületen történő kezelésére, továbbá az adatok központi, biztonságos tárolására, így az igénylés egységes és hatékony kezelését segíti elő.</w:t>
      </w:r>
    </w:p>
    <w:p w14:paraId="69BDAF79" w14:textId="1C5AFAAB" w:rsidR="007A228F" w:rsidRDefault="00CD4945" w:rsidP="00E15919">
      <w:pPr>
        <w:spacing w:after="200" w:line="276" w:lineRule="auto"/>
        <w:jc w:val="left"/>
      </w:pPr>
      <w:r>
        <w:t xml:space="preserve"> A folyamat az alábbi ábrán látható:</w:t>
      </w:r>
    </w:p>
    <w:p w14:paraId="024AB52C" w14:textId="77777777" w:rsidR="00C23AFF" w:rsidRDefault="00C23AFF" w:rsidP="00C23AFF">
      <w:pPr>
        <w:keepNext/>
        <w:spacing w:after="0"/>
        <w:rPr>
          <w:rFonts w:cs="Arial"/>
        </w:rPr>
      </w:pPr>
      <w:r>
        <w:rPr>
          <w:rFonts w:cs="Arial"/>
        </w:rPr>
        <w:t>Az üzleti folyamat:</w:t>
      </w:r>
    </w:p>
    <w:p w14:paraId="07151CA6" w14:textId="77777777" w:rsidR="00C23AFF" w:rsidRDefault="00C23AFF" w:rsidP="00C23AFF">
      <w:pPr>
        <w:spacing w:after="0"/>
        <w:jc w:val="center"/>
        <w:rPr>
          <w:rFonts w:cs="Arial"/>
        </w:rPr>
      </w:pPr>
      <w:r>
        <w:rPr>
          <w:noProof/>
        </w:rPr>
        <w:drawing>
          <wp:inline distT="0" distB="0" distL="0" distR="0" wp14:anchorId="4FF8C09B" wp14:editId="214BBCF8">
            <wp:extent cx="4178144" cy="4085111"/>
            <wp:effectExtent l="0" t="0" r="0" b="0"/>
            <wp:docPr id="1438570939" name="Kép 1438570939" descr="A képen szöveg, képernyőkép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570939" name="Kép 1438570939" descr="A képen szöveg, képernyőkép, diagram, Párhuzamos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7269" cy="411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2099" w14:textId="23CC8B85" w:rsidR="000F3D28" w:rsidRDefault="000F3D28">
      <w:pPr>
        <w:spacing w:after="200" w:line="276" w:lineRule="auto"/>
        <w:jc w:val="left"/>
      </w:pPr>
      <w:r>
        <w:br w:type="page"/>
      </w:r>
    </w:p>
    <w:p w14:paraId="79113E63" w14:textId="77777777" w:rsidR="00C23AFF" w:rsidRDefault="00C23AFF" w:rsidP="00E15919">
      <w:pPr>
        <w:spacing w:after="200" w:line="276" w:lineRule="auto"/>
        <w:jc w:val="left"/>
      </w:pPr>
    </w:p>
    <w:p w14:paraId="37645FC9" w14:textId="24D72CE7" w:rsidR="00C23AFF" w:rsidRDefault="00C23AFF" w:rsidP="00E15919">
      <w:pPr>
        <w:spacing w:after="200" w:line="276" w:lineRule="auto"/>
        <w:jc w:val="left"/>
      </w:pPr>
      <w:r>
        <w:t>A technikai folyamat:</w:t>
      </w:r>
    </w:p>
    <w:p w14:paraId="22A814DA" w14:textId="22364DE7" w:rsidR="00C23AFF" w:rsidRDefault="00C23AFF" w:rsidP="00C23AFF">
      <w:pPr>
        <w:spacing w:after="200" w:line="276" w:lineRule="auto"/>
        <w:jc w:val="center"/>
      </w:pPr>
      <w:r>
        <w:rPr>
          <w:noProof/>
        </w:rPr>
        <w:drawing>
          <wp:inline distT="0" distB="0" distL="0" distR="0" wp14:anchorId="185761ED" wp14:editId="299B2DAC">
            <wp:extent cx="6523770" cy="3306470"/>
            <wp:effectExtent l="0" t="0" r="0" b="8255"/>
            <wp:docPr id="1624873292" name="Kép 1624873292" descr="A képen szöveg, diagram, képernyőkép, Terv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, diagram, képernyőkép, Tervrajz látható&#10;&#10;Automatikusan generált leírá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576" cy="331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98BF" w14:textId="77777777" w:rsidR="00EF183C" w:rsidRDefault="00EF183C" w:rsidP="00EF183C">
      <w:r>
        <w:t xml:space="preserve">A munkavállaló, aki jogosult éleslátást biztosító szemüveg költségtérítésre belép a HR Portál rendszerbe. A SZEMÜVEG KÖLTSÉGTÉRÍTÉS modul csak azoknak a munkavállalóknak elérhető, akik olyan munkakörben dolgoznak, ami a megadott adatok alapján jogosulttá teszi őket a szemüveg költségtérítésre. Ehhez fel kell tölteniük egy megfelelő számla képet (digitális számla, vagy papír alapú szkennelt változata), valamint a MÁV Vasútegészségügy Nonprofit Kft által kiállított üzemorvosi (szemészeti) igazolást a szemüveg szükségességéről. </w:t>
      </w:r>
    </w:p>
    <w:p w14:paraId="6C48ABFA" w14:textId="77777777" w:rsidR="00EF183C" w:rsidRDefault="00EF183C" w:rsidP="00EF183C">
      <w:r>
        <w:t xml:space="preserve">A számla maximum 35.000 Ft összegű lehet (0, vagy kisebb érték sem lehet). </w:t>
      </w:r>
    </w:p>
    <w:p w14:paraId="3AFA98CC" w14:textId="77777777" w:rsidR="00EF183C" w:rsidRDefault="00EF183C" w:rsidP="00EF183C">
      <w:r>
        <w:t>A két dokumentum feltöltését követően az igénylő felhasználó kitölti a formot a számláról leolvasható adatokkal. Ha a számlát kiállító cég (optika) szerepel a partnertörzsben, az igénylő kiválasztja, ellenkező esetben a mező kitöltése nélkül menti az űrlapot. A rendszer a Partnertörzs rögzítő jogosultságú felhasználó számára a "Partnertörzs rögzítés" képernyőn létrehozza a rögzítés feladatát.</w:t>
      </w:r>
    </w:p>
    <w:p w14:paraId="3AC49111" w14:textId="77777777" w:rsidR="00EF183C" w:rsidRDefault="00EF183C" w:rsidP="00EF183C">
      <w:r>
        <w:t>Ha a Partnertörzs rögzítő jogosultságú felhasználó nem tudja megállapítani az Optika (Szállító) nevét, akkor vissza tudja küldeni a   gombbal. Ilyenkor kötelező megjegyzést szükséges megadni.</w:t>
      </w:r>
    </w:p>
    <w:p w14:paraId="21FE138B" w14:textId="77777777" w:rsidR="00EF183C" w:rsidRDefault="00EF183C" w:rsidP="00EF183C">
      <w:r>
        <w:t>Ha meg tudja állapítani az Optika (szállító) nevét, akkor a Partnertörzs rögzítő az SAP FI moduljában rögzíti partnerként a céget (optikát). Ezt követően a partnertörzs interfészen keresztül rövidesen automatikusan frissül a lista, majd az újonnan felvett érték kiválasztható lesz.</w:t>
      </w:r>
    </w:p>
    <w:p w14:paraId="2B407139" w14:textId="77777777" w:rsidR="00EF183C" w:rsidRDefault="00EF183C" w:rsidP="00EF183C">
      <w:r>
        <w:t>Az újonnan felvett optikát (partnert) a partnertörzs rögzítő pótolja a költségtérítés igényen.</w:t>
      </w:r>
    </w:p>
    <w:p w14:paraId="6244543F" w14:textId="77777777" w:rsidR="00EF183C" w:rsidRDefault="00EF183C" w:rsidP="00EF183C">
      <w:r>
        <w:t>A form ellenőrzése után a "Mentés és tovább (jóváhagyásra)" gombra kattintva lehet véglegesíteni és tovább küldeni jóváhagyásra. Ekkor átkerül a számlakép az SAP CRM-be, ahonnan a CRM azonosító automatikusan visszaadásra kerül a HR Portál számára. A CRM-ben az igény vagy jóváhagyásra, vagy elutasításra, vagy pedig hiánypótlásra visszaküldésre kerül, mely információ szintén interfészen keresztül átadásra kerül a HR Portál felé.</w:t>
      </w:r>
    </w:p>
    <w:p w14:paraId="7260EC18" w14:textId="77777777" w:rsidR="00EF183C" w:rsidRDefault="00EF183C" w:rsidP="00EF183C">
      <w:r>
        <w:t>Jóváhagyás esetén a könyvelő tudja ellenőrizni a könyvelendő adatokat a HR Portál felületén. (Adatok ellenőrzésének hely és az adatok köre a 6.3-as fejezetben kerül kifejtésre)</w:t>
      </w:r>
    </w:p>
    <w:p w14:paraId="0B4E548D" w14:textId="77777777" w:rsidR="00EF183C" w:rsidRDefault="00EF183C" w:rsidP="00EF183C">
      <w:r>
        <w:t xml:space="preserve">Ha Elutasításra kerül, a folyamat véget ér, az elutasított státusz látszik a HR Portál felületén. </w:t>
      </w:r>
    </w:p>
    <w:p w14:paraId="570E5434" w14:textId="77777777" w:rsidR="00EF183C" w:rsidRDefault="00EF183C" w:rsidP="00EF183C">
      <w:r>
        <w:lastRenderedPageBreak/>
        <w:t>Amennyiben vissza lett küldve hiánypótlásra, akkor az igénylő munkavállaló tudja módosítani a visszaküldő megjegyzése alapján, majd újra tovább küldeni az SAP CRM felé jóváhagyásra.</w:t>
      </w:r>
    </w:p>
    <w:p w14:paraId="5BC12475" w14:textId="77777777" w:rsidR="00EF183C" w:rsidRDefault="00EF183C" w:rsidP="00EF183C">
      <w:r>
        <w:t xml:space="preserve">Amennyiben jóváhagyás történt, a könyvelő leellenőrzi a számla adatokat (és a számlaképet), és könyvelésre feladja az adott számlát. </w:t>
      </w:r>
    </w:p>
    <w:p w14:paraId="66FC1635" w14:textId="1BA086FB" w:rsidR="00C23AFF" w:rsidRDefault="00EF183C" w:rsidP="00EF183C">
      <w:r>
        <w:t>Ezt a "Könyvelés" képernyőn látja. Itt lehetősége van a számla adatainak módosítására, a könyvelésnek (SAP FI) feladás előtt.</w:t>
      </w:r>
    </w:p>
    <w:p w14:paraId="787EFD83" w14:textId="25934A56" w:rsidR="00E15919" w:rsidRPr="007037A7" w:rsidRDefault="00E15919" w:rsidP="007037A7">
      <w:pPr>
        <w:pStyle w:val="Cmsor1"/>
      </w:pPr>
      <w:bookmarkStart w:id="23" w:name="_Toc190672289"/>
      <w:r w:rsidRPr="007037A7">
        <w:t>Követelménymodell</w:t>
      </w:r>
      <w:bookmarkEnd w:id="23"/>
    </w:p>
    <w:p w14:paraId="71FF273F" w14:textId="77777777" w:rsidR="00EF183C" w:rsidRDefault="00EF183C" w:rsidP="00EF183C"/>
    <w:p w14:paraId="3384833D" w14:textId="1A2AAB6D" w:rsidR="00EF183C" w:rsidRDefault="00EF183C" w:rsidP="00EF183C">
      <w:r>
        <w:t xml:space="preserve">A SZEM modul kialakításának legfontosabb céljai </w:t>
      </w:r>
    </w:p>
    <w:p w14:paraId="7DAB7BD2" w14:textId="77777777" w:rsidR="00EF183C" w:rsidRDefault="00EF183C" w:rsidP="00EF183C">
      <w:r>
        <w:t>•</w:t>
      </w:r>
      <w:r>
        <w:tab/>
        <w:t>Az éleslátást biztosító szemüveg költségtérítés igénylése HR Portálba történő integrálása lehetővé teszi a folyamat nyomon követhetőségét, átláthatóságát.</w:t>
      </w:r>
    </w:p>
    <w:p w14:paraId="36BA1E20" w14:textId="77777777" w:rsidR="00EF183C" w:rsidRDefault="00EF183C" w:rsidP="00EF183C">
      <w:r>
        <w:t>•</w:t>
      </w:r>
      <w:r>
        <w:tab/>
        <w:t>Adminisztratív terhek csökkentése, a folyamat egyszerűbbé, gyorsabbá tétele</w:t>
      </w:r>
    </w:p>
    <w:p w14:paraId="1D228EC3" w14:textId="77777777" w:rsidR="00EF183C" w:rsidRDefault="00EF183C" w:rsidP="00EF183C">
      <w:r>
        <w:t>•</w:t>
      </w:r>
      <w:r>
        <w:tab/>
        <w:t>A folyamatban részt vevők (Munkavállalók, Könyvelők, Partnertörzs rögzítésre kijelölt munkatársak) munkájának támogatása</w:t>
      </w:r>
    </w:p>
    <w:p w14:paraId="5F37ABD2" w14:textId="51CBA036" w:rsidR="007037A7" w:rsidRDefault="00EF183C" w:rsidP="00EF183C">
      <w:r>
        <w:t>•</w:t>
      </w:r>
      <w:r>
        <w:tab/>
        <w:t>Interfésszel automatikus feladás az SAP CRM és az SAP FI felé (jóváhagyásra, illetve könyvelésre).</w:t>
      </w:r>
    </w:p>
    <w:p w14:paraId="5C9F7ECD" w14:textId="30D5D8F9" w:rsidR="007037A7" w:rsidRDefault="007037A7" w:rsidP="00E22DA7">
      <w:pPr>
        <w:pStyle w:val="Cmsor1"/>
      </w:pPr>
      <w:bookmarkStart w:id="24" w:name="_Toc190672290"/>
      <w:r>
        <w:t>Ablakfolyam diagram</w:t>
      </w:r>
      <w:bookmarkEnd w:id="24"/>
    </w:p>
    <w:p w14:paraId="16F19543" w14:textId="47C9A223" w:rsidR="00EF183C" w:rsidRDefault="00EF183C" w:rsidP="00E22DA7">
      <w:r>
        <w:rPr>
          <w:noProof/>
        </w:rPr>
        <w:drawing>
          <wp:inline distT="0" distB="0" distL="0" distR="0" wp14:anchorId="346FF855" wp14:editId="4C950E18">
            <wp:extent cx="4295979" cy="4090289"/>
            <wp:effectExtent l="0" t="0" r="0" b="5715"/>
            <wp:docPr id="1256486259" name="Kép 1" descr="A képen szöveg, képernyőkép, szám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86259" name="Kép 1" descr="A képen szöveg, képernyőkép, szám, Téglalap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1420" cy="410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DF03C" w14:textId="77777777" w:rsidR="00EF183C" w:rsidRDefault="00EF183C">
      <w:pPr>
        <w:spacing w:after="200" w:line="276" w:lineRule="auto"/>
        <w:jc w:val="left"/>
      </w:pPr>
      <w:r>
        <w:br w:type="page"/>
      </w:r>
    </w:p>
    <w:p w14:paraId="2F28B58D" w14:textId="77777777" w:rsidR="00E22DA7" w:rsidRDefault="00E22DA7" w:rsidP="00E22DA7"/>
    <w:p w14:paraId="5D371D92" w14:textId="72222E1F" w:rsidR="00E22DA7" w:rsidRPr="00E22DA7" w:rsidRDefault="00E22DA7" w:rsidP="00E22DA7">
      <w:pPr>
        <w:pStyle w:val="Cmsor1"/>
      </w:pPr>
      <w:bookmarkStart w:id="25" w:name="_Toc190672291"/>
      <w:r>
        <w:t>Funkcionális és felület modell – Üzleti funkciók és képernyők bemutatása</w:t>
      </w:r>
      <w:bookmarkEnd w:id="25"/>
    </w:p>
    <w:p w14:paraId="3AD08B2B" w14:textId="77777777" w:rsidR="00E15919" w:rsidRDefault="00E15919" w:rsidP="00E15919">
      <w:pPr>
        <w:jc w:val="left"/>
      </w:pPr>
    </w:p>
    <w:p w14:paraId="25DE76B7" w14:textId="50CB4610" w:rsidR="00E15919" w:rsidRDefault="00E22DA7" w:rsidP="00E22DA7">
      <w:pPr>
        <w:pStyle w:val="Cmsor2"/>
      </w:pPr>
      <w:bookmarkStart w:id="26" w:name="_Toc190672292"/>
      <w:r>
        <w:t>Szerepkörök</w:t>
      </w:r>
      <w:bookmarkEnd w:id="26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114"/>
        <w:gridCol w:w="3544"/>
        <w:gridCol w:w="3260"/>
      </w:tblGrid>
      <w:tr w:rsidR="00E22DA7" w:rsidRPr="0080307F" w14:paraId="06F26D9C" w14:textId="77777777" w:rsidTr="00EF183C">
        <w:trPr>
          <w:tblHeader/>
        </w:trPr>
        <w:tc>
          <w:tcPr>
            <w:tcW w:w="3114" w:type="dxa"/>
            <w:shd w:val="clear" w:color="auto" w:fill="D9D9D9" w:themeFill="background1" w:themeFillShade="D9"/>
          </w:tcPr>
          <w:p w14:paraId="074DA2A8" w14:textId="77777777" w:rsidR="00E22DA7" w:rsidRPr="0080307F" w:rsidRDefault="00E22DA7" w:rsidP="001C6E89">
            <w:pPr>
              <w:spacing w:after="0"/>
              <w:rPr>
                <w:rFonts w:ascii="Arial" w:hAnsi="Arial"/>
                <w:b/>
              </w:rPr>
            </w:pPr>
            <w:r w:rsidRPr="0080307F">
              <w:rPr>
                <w:rFonts w:ascii="Arial" w:hAnsi="Arial"/>
                <w:b/>
              </w:rPr>
              <w:t>Szerepkör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4865C3A6" w14:textId="77777777" w:rsidR="00E22DA7" w:rsidRPr="0080307F" w:rsidRDefault="00E22DA7" w:rsidP="001C6E89">
            <w:pPr>
              <w:spacing w:after="0"/>
              <w:rPr>
                <w:rFonts w:ascii="Arial" w:hAnsi="Arial"/>
                <w:b/>
              </w:rPr>
            </w:pPr>
            <w:r w:rsidRPr="0080307F">
              <w:rPr>
                <w:rFonts w:ascii="Arial" w:hAnsi="Arial"/>
                <w:b/>
              </w:rPr>
              <w:t>Betöltő munkavállaló</w:t>
            </w:r>
          </w:p>
        </w:tc>
        <w:tc>
          <w:tcPr>
            <w:tcW w:w="3260" w:type="dxa"/>
            <w:shd w:val="clear" w:color="auto" w:fill="D9D9D9" w:themeFill="background1" w:themeFillShade="D9"/>
          </w:tcPr>
          <w:p w14:paraId="030F8F20" w14:textId="77777777" w:rsidR="00E22DA7" w:rsidRPr="0080307F" w:rsidRDefault="00E22DA7" w:rsidP="001C6E89">
            <w:pPr>
              <w:spacing w:after="0"/>
              <w:rPr>
                <w:rFonts w:ascii="Arial" w:hAnsi="Arial"/>
                <w:b/>
              </w:rPr>
            </w:pPr>
            <w:r w:rsidRPr="0080307F">
              <w:rPr>
                <w:rFonts w:ascii="Arial" w:hAnsi="Arial"/>
                <w:b/>
              </w:rPr>
              <w:t>Feladat és jogosultság</w:t>
            </w:r>
          </w:p>
        </w:tc>
      </w:tr>
      <w:tr w:rsidR="00EF183C" w:rsidRPr="00F6409B" w14:paraId="3B61FCF7" w14:textId="77777777" w:rsidTr="00EF183C">
        <w:tc>
          <w:tcPr>
            <w:tcW w:w="3114" w:type="dxa"/>
            <w:vAlign w:val="center"/>
          </w:tcPr>
          <w:p w14:paraId="1D63A8E2" w14:textId="25A03CA3" w:rsidR="00EF183C" w:rsidRPr="0080307F" w:rsidRDefault="00EF183C" w:rsidP="00EF183C">
            <w:pPr>
              <w:spacing w:after="0"/>
              <w:rPr>
                <w:rFonts w:ascii="Arial" w:hAnsi="Arial"/>
                <w:b/>
              </w:rPr>
            </w:pPr>
            <w:r w:rsidRPr="00F56B03">
              <w:rPr>
                <w:rFonts w:cs="Arial"/>
                <w:b/>
                <w:bCs/>
              </w:rPr>
              <w:t>IT adminisztrátor</w:t>
            </w:r>
          </w:p>
        </w:tc>
        <w:tc>
          <w:tcPr>
            <w:tcW w:w="3544" w:type="dxa"/>
            <w:vAlign w:val="center"/>
          </w:tcPr>
          <w:p w14:paraId="13529AD8" w14:textId="1A6749D9" w:rsidR="00EF183C" w:rsidRPr="00F6409B" w:rsidRDefault="00EF183C" w:rsidP="00EF183C">
            <w:pPr>
              <w:spacing w:after="0"/>
              <w:jc w:val="left"/>
              <w:rPr>
                <w:rFonts w:ascii="Arial" w:hAnsi="Arial"/>
              </w:rPr>
            </w:pPr>
            <w:r>
              <w:rPr>
                <w:rFonts w:cs="Arial"/>
              </w:rPr>
              <w:t>MÁV SZK IT üzletág üzemeltetés HRP alkalmazás megoldócsoport</w:t>
            </w:r>
          </w:p>
        </w:tc>
        <w:tc>
          <w:tcPr>
            <w:tcW w:w="3260" w:type="dxa"/>
            <w:vAlign w:val="center"/>
          </w:tcPr>
          <w:p w14:paraId="630B1643" w14:textId="235D76AD" w:rsidR="00EF183C" w:rsidRPr="00F6409B" w:rsidRDefault="00EF183C" w:rsidP="00EF183C">
            <w:pPr>
              <w:spacing w:after="0"/>
              <w:jc w:val="left"/>
              <w:rPr>
                <w:rFonts w:ascii="Arial" w:hAnsi="Arial"/>
              </w:rPr>
            </w:pPr>
            <w:r>
              <w:rPr>
                <w:rFonts w:cs="Arial"/>
              </w:rPr>
              <w:t>HRP rendszer informatikai menedzselését végzi, felhasználókat támogatja a rendszer használatában. Jogosultsága a teljes HRP rendszerre kiterjed.</w:t>
            </w:r>
          </w:p>
        </w:tc>
      </w:tr>
      <w:tr w:rsidR="00EF183C" w:rsidRPr="00F6409B" w14:paraId="2D4162C5" w14:textId="77777777" w:rsidTr="00EF183C">
        <w:tc>
          <w:tcPr>
            <w:tcW w:w="3114" w:type="dxa"/>
            <w:vAlign w:val="center"/>
          </w:tcPr>
          <w:p w14:paraId="39327230" w14:textId="04A2CDD5" w:rsidR="00EF183C" w:rsidRPr="0080307F" w:rsidRDefault="00EF183C" w:rsidP="00EF183C">
            <w:pPr>
              <w:spacing w:after="0"/>
              <w:rPr>
                <w:rFonts w:ascii="Arial" w:hAnsi="Arial"/>
                <w:b/>
              </w:rPr>
            </w:pPr>
            <w:r w:rsidRPr="00F56B03">
              <w:rPr>
                <w:rFonts w:cs="Arial"/>
                <w:b/>
                <w:bCs/>
              </w:rPr>
              <w:t>H</w:t>
            </w:r>
            <w:r>
              <w:rPr>
                <w:rFonts w:cs="Arial"/>
                <w:b/>
                <w:bCs/>
              </w:rPr>
              <w:t>R</w:t>
            </w:r>
            <w:r w:rsidRPr="00F56B03">
              <w:rPr>
                <w:rFonts w:cs="Arial"/>
                <w:b/>
                <w:bCs/>
              </w:rPr>
              <w:t>P adminisztrátor</w:t>
            </w:r>
          </w:p>
        </w:tc>
        <w:tc>
          <w:tcPr>
            <w:tcW w:w="3544" w:type="dxa"/>
            <w:vAlign w:val="center"/>
          </w:tcPr>
          <w:p w14:paraId="5F5368D6" w14:textId="644A83FA" w:rsidR="00EF183C" w:rsidRPr="00F6409B" w:rsidRDefault="00EF183C" w:rsidP="00EF183C">
            <w:pPr>
              <w:spacing w:after="0"/>
              <w:jc w:val="left"/>
              <w:rPr>
                <w:rFonts w:ascii="Arial" w:hAnsi="Arial"/>
              </w:rPr>
            </w:pPr>
            <w:r>
              <w:rPr>
                <w:rFonts w:cs="Arial"/>
              </w:rPr>
              <w:t>Cégcsoport szinten egy munkavállaló</w:t>
            </w:r>
          </w:p>
        </w:tc>
        <w:tc>
          <w:tcPr>
            <w:tcW w:w="3260" w:type="dxa"/>
            <w:vAlign w:val="center"/>
          </w:tcPr>
          <w:p w14:paraId="739343E8" w14:textId="77777777" w:rsidR="00EF183C" w:rsidRDefault="00EF183C" w:rsidP="00EF183C">
            <w:pPr>
              <w:rPr>
                <w:rFonts w:cs="Arial"/>
              </w:rPr>
            </w:pPr>
            <w:r>
              <w:rPr>
                <w:rFonts w:cs="Arial"/>
              </w:rPr>
              <w:t>HRP</w:t>
            </w:r>
            <w:r w:rsidRPr="006423E6">
              <w:rPr>
                <w:rFonts w:cs="Arial"/>
              </w:rPr>
              <w:t xml:space="preserve"> kódszótárak értékek</w:t>
            </w:r>
            <w:r>
              <w:rPr>
                <w:rFonts w:cs="Arial"/>
              </w:rPr>
              <w:t>, valamint levélsablonok</w:t>
            </w:r>
            <w:r w:rsidRPr="006423E6">
              <w:rPr>
                <w:rFonts w:cs="Arial"/>
              </w:rPr>
              <w:t xml:space="preserve"> karbantartása</w:t>
            </w:r>
            <w:r>
              <w:rPr>
                <w:rFonts w:cs="Arial"/>
              </w:rPr>
              <w:t>.</w:t>
            </w:r>
          </w:p>
          <w:p w14:paraId="1DE9CBEF" w14:textId="73A11749" w:rsidR="00EF183C" w:rsidRPr="00F6409B" w:rsidRDefault="00EF183C" w:rsidP="00EF183C">
            <w:pPr>
              <w:spacing w:after="0"/>
              <w:jc w:val="left"/>
              <w:rPr>
                <w:rFonts w:ascii="Arial" w:hAnsi="Arial"/>
              </w:rPr>
            </w:pPr>
            <w:r>
              <w:rPr>
                <w:rFonts w:cs="Arial"/>
              </w:rPr>
              <w:t>Jogosultsága csak a kódszótárakra és levélsablonokra terjed ki.</w:t>
            </w:r>
          </w:p>
        </w:tc>
      </w:tr>
      <w:tr w:rsidR="00EF183C" w:rsidRPr="00F6409B" w14:paraId="16F5F496" w14:textId="77777777" w:rsidTr="00EF183C">
        <w:tc>
          <w:tcPr>
            <w:tcW w:w="3114" w:type="dxa"/>
            <w:vAlign w:val="center"/>
          </w:tcPr>
          <w:p w14:paraId="20B26D60" w14:textId="38922A8E" w:rsidR="00EF183C" w:rsidRPr="0080307F" w:rsidRDefault="00EF183C" w:rsidP="00EF183C">
            <w:pPr>
              <w:spacing w:after="0"/>
              <w:rPr>
                <w:rFonts w:ascii="Arial" w:hAnsi="Arial"/>
                <w:b/>
              </w:rPr>
            </w:pPr>
            <w:r>
              <w:rPr>
                <w:rFonts w:cs="Arial"/>
                <w:b/>
                <w:bCs/>
              </w:rPr>
              <w:t>Igénylő munkavállaló</w:t>
            </w:r>
          </w:p>
        </w:tc>
        <w:tc>
          <w:tcPr>
            <w:tcW w:w="3544" w:type="dxa"/>
            <w:vAlign w:val="center"/>
          </w:tcPr>
          <w:p w14:paraId="781ACD78" w14:textId="7FAFE1F1" w:rsidR="00EF183C" w:rsidRPr="00F6409B" w:rsidRDefault="00EF183C" w:rsidP="00EF183C">
            <w:pPr>
              <w:spacing w:after="0"/>
              <w:jc w:val="left"/>
              <w:rPr>
                <w:rFonts w:ascii="Arial" w:hAnsi="Arial"/>
              </w:rPr>
            </w:pPr>
            <w:r>
              <w:rPr>
                <w:rFonts w:cs="Arial"/>
              </w:rPr>
              <w:t>Szemüveg igénylésre jogosult munkakörben dolgozó munkavállaló</w:t>
            </w:r>
          </w:p>
        </w:tc>
        <w:tc>
          <w:tcPr>
            <w:tcW w:w="3260" w:type="dxa"/>
            <w:vAlign w:val="center"/>
          </w:tcPr>
          <w:p w14:paraId="37496D61" w14:textId="3EC63865" w:rsidR="00EF183C" w:rsidRDefault="00EF183C" w:rsidP="00EF183C">
            <w:pPr>
              <w:spacing w:after="0"/>
              <w:jc w:val="left"/>
              <w:rPr>
                <w:rFonts w:ascii="Arial" w:hAnsi="Arial"/>
              </w:rPr>
            </w:pPr>
            <w:r>
              <w:rPr>
                <w:rFonts w:cs="Arial"/>
              </w:rPr>
              <w:t>A szemüveg igénylését elindítja, a folyamatot tudja követni</w:t>
            </w:r>
          </w:p>
        </w:tc>
      </w:tr>
      <w:tr w:rsidR="00EF183C" w:rsidRPr="00F6409B" w14:paraId="01C38AF8" w14:textId="77777777" w:rsidTr="00EF183C">
        <w:tc>
          <w:tcPr>
            <w:tcW w:w="3114" w:type="dxa"/>
            <w:vAlign w:val="center"/>
          </w:tcPr>
          <w:p w14:paraId="2C0BFE43" w14:textId="062C05E2" w:rsidR="00EF183C" w:rsidRDefault="00EF183C" w:rsidP="00EF183C">
            <w:pPr>
              <w:spacing w:after="0"/>
              <w:rPr>
                <w:rFonts w:ascii="Arial" w:hAnsi="Arial"/>
                <w:b/>
              </w:rPr>
            </w:pPr>
            <w:commentRangeStart w:id="27"/>
            <w:commentRangeStart w:id="28"/>
            <w:r>
              <w:rPr>
                <w:rFonts w:cs="Arial"/>
                <w:b/>
                <w:bCs/>
              </w:rPr>
              <w:t>Partnertörzs rögzítő</w:t>
            </w:r>
            <w:commentRangeEnd w:id="27"/>
            <w:r>
              <w:rPr>
                <w:rStyle w:val="Jegyzethivatkozs"/>
              </w:rPr>
              <w:commentReference w:id="27"/>
            </w:r>
            <w:commentRangeEnd w:id="28"/>
            <w:r>
              <w:rPr>
                <w:rStyle w:val="Jegyzethivatkozs"/>
              </w:rPr>
              <w:commentReference w:id="28"/>
            </w:r>
          </w:p>
        </w:tc>
        <w:tc>
          <w:tcPr>
            <w:tcW w:w="3544" w:type="dxa"/>
            <w:vAlign w:val="center"/>
          </w:tcPr>
          <w:p w14:paraId="63261187" w14:textId="64B79E11" w:rsidR="00EF183C" w:rsidRPr="00F6409B" w:rsidRDefault="00EF183C" w:rsidP="00EF183C">
            <w:pPr>
              <w:spacing w:after="0"/>
              <w:jc w:val="left"/>
              <w:rPr>
                <w:rFonts w:ascii="Arial" w:hAnsi="Arial"/>
              </w:rPr>
            </w:pPr>
            <w:r>
              <w:rPr>
                <w:rFonts w:cs="Arial"/>
              </w:rPr>
              <w:t>Szakterület kijelölt munkatársa</w:t>
            </w:r>
          </w:p>
        </w:tc>
        <w:tc>
          <w:tcPr>
            <w:tcW w:w="3260" w:type="dxa"/>
            <w:vAlign w:val="center"/>
          </w:tcPr>
          <w:p w14:paraId="467B42EE" w14:textId="434C1111" w:rsidR="00EF183C" w:rsidRDefault="00EF183C" w:rsidP="00EF183C">
            <w:pPr>
              <w:spacing w:after="0"/>
              <w:jc w:val="left"/>
              <w:rPr>
                <w:rFonts w:ascii="Arial" w:hAnsi="Arial"/>
              </w:rPr>
            </w:pPr>
            <w:r>
              <w:rPr>
                <w:rFonts w:cs="Arial"/>
                <w:bCs/>
              </w:rPr>
              <w:t>Partnertörzs rögzítése a feladata, valamint a partner kiválasztása, miután frissült a lista a HR Portál felületén.</w:t>
            </w:r>
          </w:p>
        </w:tc>
      </w:tr>
      <w:tr w:rsidR="00EF183C" w:rsidRPr="00F6409B" w14:paraId="6394D0A7" w14:textId="77777777" w:rsidTr="00EF183C">
        <w:tc>
          <w:tcPr>
            <w:tcW w:w="3114" w:type="dxa"/>
            <w:vAlign w:val="center"/>
          </w:tcPr>
          <w:p w14:paraId="64BD8008" w14:textId="678E4C6F" w:rsidR="00EF183C" w:rsidRDefault="00EF183C" w:rsidP="00EF183C">
            <w:pPr>
              <w:spacing w:after="0"/>
              <w:rPr>
                <w:rFonts w:ascii="Arial" w:hAnsi="Arial"/>
                <w:b/>
              </w:rPr>
            </w:pPr>
            <w:r>
              <w:rPr>
                <w:rFonts w:cs="Arial"/>
                <w:b/>
                <w:bCs/>
              </w:rPr>
              <w:t>Könyvelő</w:t>
            </w:r>
          </w:p>
        </w:tc>
        <w:tc>
          <w:tcPr>
            <w:tcW w:w="3544" w:type="dxa"/>
            <w:vAlign w:val="center"/>
          </w:tcPr>
          <w:p w14:paraId="54E5930A" w14:textId="67880399" w:rsidR="00EF183C" w:rsidRPr="00F6409B" w:rsidRDefault="00EF183C" w:rsidP="00EF183C">
            <w:pPr>
              <w:spacing w:after="0"/>
              <w:jc w:val="left"/>
              <w:rPr>
                <w:rFonts w:ascii="Arial" w:hAnsi="Arial"/>
              </w:rPr>
            </w:pPr>
            <w:r>
              <w:rPr>
                <w:rFonts w:cs="Arial"/>
              </w:rPr>
              <w:t>Szakterület kijelölt munkatársa</w:t>
            </w:r>
          </w:p>
        </w:tc>
        <w:tc>
          <w:tcPr>
            <w:tcW w:w="3260" w:type="dxa"/>
            <w:vAlign w:val="center"/>
          </w:tcPr>
          <w:p w14:paraId="0646C233" w14:textId="3B117F97" w:rsidR="00EF183C" w:rsidRDefault="00EF183C" w:rsidP="00EF183C">
            <w:pPr>
              <w:spacing w:after="0"/>
              <w:jc w:val="left"/>
              <w:rPr>
                <w:rFonts w:ascii="Arial" w:hAnsi="Arial"/>
              </w:rPr>
            </w:pPr>
            <w:r>
              <w:rPr>
                <w:rFonts w:cs="Arial"/>
                <w:bCs/>
              </w:rPr>
              <w:t>Könyveléshez adatok ellenőrzése, szerkesztése, könyvelésre feladás</w:t>
            </w:r>
          </w:p>
        </w:tc>
      </w:tr>
    </w:tbl>
    <w:p w14:paraId="214BC050" w14:textId="77777777" w:rsidR="00E22DA7" w:rsidRDefault="00E22DA7" w:rsidP="00E15919">
      <w:pPr>
        <w:jc w:val="left"/>
      </w:pPr>
    </w:p>
    <w:p w14:paraId="249C8A7C" w14:textId="5EC5A0BD" w:rsidR="00D92262" w:rsidRDefault="00EF183C" w:rsidP="00D92262">
      <w:pPr>
        <w:rPr>
          <w:rFonts w:cs="Arial"/>
          <w:bCs/>
          <w:color w:val="000000" w:themeColor="text1"/>
        </w:rPr>
      </w:pPr>
      <w:r>
        <w:rPr>
          <w:rFonts w:cs="Arial"/>
          <w:bCs/>
          <w:color w:val="000000" w:themeColor="text1"/>
        </w:rPr>
        <w:t>A</w:t>
      </w:r>
      <w:r w:rsidR="00D92262" w:rsidRPr="003C35AA">
        <w:rPr>
          <w:rFonts w:cs="Arial"/>
          <w:bCs/>
          <w:color w:val="000000" w:themeColor="text1"/>
        </w:rPr>
        <w:t xml:space="preserve"> jogosultságokat a MÁV SZK </w:t>
      </w:r>
      <w:proofErr w:type="spellStart"/>
      <w:r w:rsidR="00D92262" w:rsidRPr="003C35AA">
        <w:rPr>
          <w:rFonts w:cs="Arial"/>
          <w:bCs/>
          <w:color w:val="000000" w:themeColor="text1"/>
        </w:rPr>
        <w:t>HelpDesknek</w:t>
      </w:r>
      <w:proofErr w:type="spellEnd"/>
      <w:r w:rsidR="00D92262" w:rsidRPr="003C35AA">
        <w:rPr>
          <w:rFonts w:cs="Arial"/>
          <w:bCs/>
          <w:color w:val="000000" w:themeColor="text1"/>
        </w:rPr>
        <w:t xml:space="preserve"> kell bejelenteni az érintett munkavállaló munkáltatói jogkörgyakorló egyetértésével.</w:t>
      </w:r>
      <w:r w:rsidR="00D92262">
        <w:rPr>
          <w:rFonts w:cs="Arial"/>
          <w:bCs/>
          <w:color w:val="000000" w:themeColor="text1"/>
        </w:rPr>
        <w:t xml:space="preserve"> Bejelentés után a HelpDesk adja meg a jogosultságokat a HRP-ban.</w:t>
      </w:r>
    </w:p>
    <w:p w14:paraId="1A52E092" w14:textId="58FDF384" w:rsidR="004327B5" w:rsidRDefault="004327B5" w:rsidP="004327B5">
      <w:pPr>
        <w:rPr>
          <w:rFonts w:cs="Arial"/>
          <w:bCs/>
          <w:color w:val="000000" w:themeColor="text1"/>
        </w:rPr>
      </w:pPr>
    </w:p>
    <w:p w14:paraId="2173EAF8" w14:textId="27F831E5" w:rsidR="004327B5" w:rsidRDefault="004327B5" w:rsidP="00C331AE">
      <w:pPr>
        <w:pStyle w:val="Cmsor2"/>
      </w:pPr>
      <w:bookmarkStart w:id="29" w:name="_Toc190672293"/>
      <w:r>
        <w:t>Fogalmak</w:t>
      </w:r>
      <w:bookmarkEnd w:id="29"/>
    </w:p>
    <w:p w14:paraId="779EE61F" w14:textId="25EF1B7D" w:rsidR="004327B5" w:rsidRDefault="004327B5" w:rsidP="004327B5">
      <w:pPr>
        <w:rPr>
          <w:rFonts w:cs="Arial"/>
          <w:bCs/>
          <w:color w:val="000000" w:themeColor="text1"/>
        </w:rPr>
      </w:pPr>
    </w:p>
    <w:p w14:paraId="75B44865" w14:textId="77777777" w:rsidR="00EF183C" w:rsidRPr="00EF183C" w:rsidRDefault="00EF183C" w:rsidP="00EF183C">
      <w:pPr>
        <w:rPr>
          <w:color w:val="000000" w:themeColor="text1"/>
        </w:rPr>
      </w:pPr>
      <w:r w:rsidRPr="00EF183C">
        <w:rPr>
          <w:color w:val="000000" w:themeColor="text1"/>
        </w:rPr>
        <w:t>SZEM: Éleslátást biztosító szemüveg költségtérítés igénylése</w:t>
      </w:r>
    </w:p>
    <w:p w14:paraId="4C76130F" w14:textId="1A5A8653" w:rsidR="004A48C7" w:rsidRDefault="00EF183C" w:rsidP="00EF183C">
      <w:pPr>
        <w:rPr>
          <w:color w:val="000000" w:themeColor="text1"/>
        </w:rPr>
      </w:pPr>
      <w:r w:rsidRPr="00EF183C">
        <w:rPr>
          <w:color w:val="000000" w:themeColor="text1"/>
        </w:rPr>
        <w:t>HRP:</w:t>
      </w:r>
      <w:r w:rsidR="00092135">
        <w:rPr>
          <w:color w:val="000000" w:themeColor="text1"/>
        </w:rPr>
        <w:t xml:space="preserve"> </w:t>
      </w:r>
      <w:r w:rsidRPr="00EF183C">
        <w:rPr>
          <w:color w:val="000000" w:themeColor="text1"/>
        </w:rPr>
        <w:t>HR Portál</w:t>
      </w:r>
    </w:p>
    <w:p w14:paraId="4A3E3F44" w14:textId="77777777" w:rsidR="00EF183C" w:rsidRDefault="00EF183C" w:rsidP="00EF183C">
      <w:pPr>
        <w:rPr>
          <w:rFonts w:cs="Arial"/>
        </w:rPr>
      </w:pPr>
    </w:p>
    <w:p w14:paraId="48B92C7D" w14:textId="413C80C1" w:rsidR="000F3D28" w:rsidRDefault="000F3D28" w:rsidP="00EF183C">
      <w:pPr>
        <w:rPr>
          <w:rFonts w:cs="Arial"/>
        </w:rPr>
      </w:pPr>
    </w:p>
    <w:p w14:paraId="13AA75EB" w14:textId="77777777" w:rsidR="000F3D28" w:rsidRDefault="000F3D28" w:rsidP="00E022C5">
      <w:pPr>
        <w:pStyle w:val="Cmsor2"/>
      </w:pPr>
      <w:bookmarkStart w:id="30" w:name="_Toc190672294"/>
      <w:r>
        <w:t>Státuszok</w:t>
      </w:r>
      <w:bookmarkEnd w:id="30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36"/>
        <w:gridCol w:w="867"/>
        <w:gridCol w:w="962"/>
        <w:gridCol w:w="5097"/>
      </w:tblGrid>
      <w:tr w:rsidR="000F3D28" w:rsidRPr="005163AE" w14:paraId="29300655" w14:textId="77777777" w:rsidTr="00D24743">
        <w:tc>
          <w:tcPr>
            <w:tcW w:w="2136" w:type="dxa"/>
            <w:vAlign w:val="center"/>
          </w:tcPr>
          <w:p w14:paraId="66699A3F" w14:textId="77777777" w:rsidR="000F3D28" w:rsidRPr="005163AE" w:rsidRDefault="000F3D28" w:rsidP="00D24743">
            <w:pPr>
              <w:jc w:val="center"/>
              <w:rPr>
                <w:b/>
                <w:bCs/>
                <w:sz w:val="20"/>
                <w:szCs w:val="20"/>
              </w:rPr>
            </w:pPr>
            <w:r w:rsidRPr="005163AE">
              <w:rPr>
                <w:b/>
                <w:bCs/>
                <w:sz w:val="20"/>
                <w:szCs w:val="20"/>
              </w:rPr>
              <w:t>Státusz neve</w:t>
            </w:r>
          </w:p>
        </w:tc>
        <w:tc>
          <w:tcPr>
            <w:tcW w:w="867" w:type="dxa"/>
          </w:tcPr>
          <w:p w14:paraId="7C4F40EB" w14:textId="77777777" w:rsidR="000F3D28" w:rsidRPr="005163AE" w:rsidRDefault="000F3D28" w:rsidP="00D24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962" w:type="dxa"/>
            <w:vAlign w:val="center"/>
          </w:tcPr>
          <w:p w14:paraId="077A7601" w14:textId="77777777" w:rsidR="000F3D28" w:rsidRPr="005163AE" w:rsidRDefault="000F3D28" w:rsidP="00D24743">
            <w:pPr>
              <w:jc w:val="center"/>
              <w:rPr>
                <w:b/>
                <w:bCs/>
                <w:sz w:val="20"/>
                <w:szCs w:val="20"/>
              </w:rPr>
            </w:pPr>
            <w:r w:rsidRPr="005163AE">
              <w:rPr>
                <w:b/>
                <w:bCs/>
                <w:sz w:val="20"/>
                <w:szCs w:val="20"/>
              </w:rPr>
              <w:t>szín</w:t>
            </w:r>
          </w:p>
        </w:tc>
        <w:tc>
          <w:tcPr>
            <w:tcW w:w="5097" w:type="dxa"/>
            <w:vAlign w:val="center"/>
          </w:tcPr>
          <w:p w14:paraId="000DB6F2" w14:textId="77777777" w:rsidR="000F3D28" w:rsidRPr="005163AE" w:rsidRDefault="000F3D28" w:rsidP="00D24743">
            <w:pPr>
              <w:jc w:val="center"/>
              <w:rPr>
                <w:b/>
                <w:bCs/>
                <w:sz w:val="20"/>
                <w:szCs w:val="20"/>
              </w:rPr>
            </w:pPr>
            <w:r w:rsidRPr="005163AE">
              <w:rPr>
                <w:b/>
                <w:bCs/>
                <w:sz w:val="20"/>
                <w:szCs w:val="20"/>
              </w:rPr>
              <w:t>Leírás</w:t>
            </w:r>
          </w:p>
        </w:tc>
      </w:tr>
      <w:tr w:rsidR="000F3D28" w:rsidRPr="005163AE" w14:paraId="3C83BAD5" w14:textId="77777777" w:rsidTr="00D24743">
        <w:tc>
          <w:tcPr>
            <w:tcW w:w="2136" w:type="dxa"/>
            <w:vAlign w:val="center"/>
          </w:tcPr>
          <w:p w14:paraId="326FA8FF" w14:textId="77777777" w:rsidR="000F3D28" w:rsidRPr="005163AE" w:rsidRDefault="000F3D28" w:rsidP="00D24743">
            <w:pPr>
              <w:rPr>
                <w:sz w:val="20"/>
                <w:szCs w:val="20"/>
              </w:rPr>
            </w:pPr>
            <w:r w:rsidRPr="005163AE">
              <w:rPr>
                <w:sz w:val="20"/>
                <w:szCs w:val="20"/>
              </w:rPr>
              <w:t>Tervezett</w:t>
            </w:r>
          </w:p>
        </w:tc>
        <w:tc>
          <w:tcPr>
            <w:tcW w:w="867" w:type="dxa"/>
          </w:tcPr>
          <w:p w14:paraId="00B31602" w14:textId="77777777" w:rsidR="000F3D28" w:rsidRPr="005163AE" w:rsidRDefault="000F3D28" w:rsidP="00D2474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</w:t>
            </w:r>
          </w:p>
        </w:tc>
        <w:tc>
          <w:tcPr>
            <w:tcW w:w="962" w:type="dxa"/>
          </w:tcPr>
          <w:p w14:paraId="715FF642" w14:textId="77777777" w:rsidR="000F3D28" w:rsidRPr="005163AE" w:rsidRDefault="000F3D28" w:rsidP="00D24743">
            <w:pPr>
              <w:rPr>
                <w:sz w:val="20"/>
                <w:szCs w:val="20"/>
              </w:rPr>
            </w:pPr>
            <w:r w:rsidRPr="005163AE">
              <w:rPr>
                <w:sz w:val="20"/>
                <w:szCs w:val="20"/>
              </w:rPr>
              <w:t>sárga</w:t>
            </w:r>
          </w:p>
        </w:tc>
        <w:tc>
          <w:tcPr>
            <w:tcW w:w="5097" w:type="dxa"/>
          </w:tcPr>
          <w:p w14:paraId="09773047" w14:textId="77777777" w:rsidR="000F3D28" w:rsidRPr="005163AE" w:rsidRDefault="000F3D28" w:rsidP="00D24743">
            <w:pPr>
              <w:rPr>
                <w:sz w:val="20"/>
                <w:szCs w:val="20"/>
              </w:rPr>
            </w:pPr>
            <w:r w:rsidRPr="005163AE">
              <w:rPr>
                <w:sz w:val="20"/>
                <w:szCs w:val="20"/>
              </w:rPr>
              <w:t>Igénylés szerkesztés alatt, elküldés előtt</w:t>
            </w:r>
          </w:p>
        </w:tc>
      </w:tr>
      <w:tr w:rsidR="000F3D28" w:rsidRPr="005163AE" w14:paraId="2D48B96A" w14:textId="77777777" w:rsidTr="00D24743">
        <w:tc>
          <w:tcPr>
            <w:tcW w:w="2136" w:type="dxa"/>
            <w:vAlign w:val="center"/>
          </w:tcPr>
          <w:p w14:paraId="24A34935" w14:textId="77777777" w:rsidR="000F3D28" w:rsidRPr="005163AE" w:rsidRDefault="000F3D28" w:rsidP="00D2474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Hiánypótlásra vár</w:t>
            </w:r>
          </w:p>
        </w:tc>
        <w:tc>
          <w:tcPr>
            <w:tcW w:w="867" w:type="dxa"/>
          </w:tcPr>
          <w:p w14:paraId="273C4934" w14:textId="77777777" w:rsidR="000F3D28" w:rsidRDefault="000F3D28" w:rsidP="00D2474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105</w:t>
            </w:r>
          </w:p>
        </w:tc>
        <w:tc>
          <w:tcPr>
            <w:tcW w:w="962" w:type="dxa"/>
          </w:tcPr>
          <w:p w14:paraId="4ED1064A" w14:textId="77777777" w:rsidR="000F3D28" w:rsidRPr="005163AE" w:rsidRDefault="000F3D28" w:rsidP="00D2474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piros</w:t>
            </w:r>
          </w:p>
        </w:tc>
        <w:tc>
          <w:tcPr>
            <w:tcW w:w="5097" w:type="dxa"/>
          </w:tcPr>
          <w:p w14:paraId="43EB19C7" w14:textId="77777777" w:rsidR="000F3D28" w:rsidRPr="005163AE" w:rsidRDefault="000F3D28" w:rsidP="00D2474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Partnertörzs rögzítőtől visszaküldés esetén</w:t>
            </w:r>
          </w:p>
        </w:tc>
      </w:tr>
      <w:tr w:rsidR="000F3D28" w:rsidRPr="005163AE" w14:paraId="7D85ADFD" w14:textId="77777777" w:rsidTr="00D24743">
        <w:tc>
          <w:tcPr>
            <w:tcW w:w="2136" w:type="dxa"/>
            <w:vAlign w:val="center"/>
          </w:tcPr>
          <w:p w14:paraId="59FDF458" w14:textId="77777777" w:rsidR="000F3D28" w:rsidRPr="005163AE" w:rsidRDefault="000F3D28" w:rsidP="00D24743">
            <w:pPr>
              <w:rPr>
                <w:sz w:val="20"/>
                <w:szCs w:val="20"/>
              </w:rPr>
            </w:pPr>
            <w:r w:rsidRPr="002D74C7">
              <w:rPr>
                <w:sz w:val="20"/>
                <w:szCs w:val="20"/>
              </w:rPr>
              <w:t>Partnertörzsre vár</w:t>
            </w:r>
          </w:p>
        </w:tc>
        <w:tc>
          <w:tcPr>
            <w:tcW w:w="867" w:type="dxa"/>
          </w:tcPr>
          <w:p w14:paraId="7E93AFD4" w14:textId="77777777" w:rsidR="000F3D28" w:rsidRPr="005163AE" w:rsidRDefault="000F3D28" w:rsidP="00D2474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110</w:t>
            </w:r>
          </w:p>
        </w:tc>
        <w:tc>
          <w:tcPr>
            <w:tcW w:w="962" w:type="dxa"/>
          </w:tcPr>
          <w:p w14:paraId="02CD4C62" w14:textId="77777777" w:rsidR="000F3D28" w:rsidRPr="005163AE" w:rsidRDefault="000F3D28" w:rsidP="00D24743">
            <w:pPr>
              <w:rPr>
                <w:sz w:val="20"/>
                <w:szCs w:val="20"/>
              </w:rPr>
            </w:pPr>
            <w:r w:rsidRPr="005163AE">
              <w:rPr>
                <w:sz w:val="20"/>
                <w:szCs w:val="20"/>
              </w:rPr>
              <w:t>kék</w:t>
            </w:r>
          </w:p>
        </w:tc>
        <w:tc>
          <w:tcPr>
            <w:tcW w:w="5097" w:type="dxa"/>
          </w:tcPr>
          <w:p w14:paraId="18F80287" w14:textId="77777777" w:rsidR="000F3D28" w:rsidRPr="005163AE" w:rsidRDefault="000F3D28" w:rsidP="00D24743">
            <w:pPr>
              <w:rPr>
                <w:sz w:val="20"/>
                <w:szCs w:val="20"/>
              </w:rPr>
            </w:pPr>
            <w:r w:rsidRPr="005163AE">
              <w:rPr>
                <w:sz w:val="20"/>
                <w:szCs w:val="20"/>
              </w:rPr>
              <w:t>Partnertörzs rögzítés folyamatban</w:t>
            </w:r>
          </w:p>
        </w:tc>
      </w:tr>
      <w:tr w:rsidR="000F3D28" w:rsidRPr="005163AE" w14:paraId="27E49EFE" w14:textId="77777777" w:rsidTr="00D24743">
        <w:tc>
          <w:tcPr>
            <w:tcW w:w="2136" w:type="dxa"/>
            <w:vAlign w:val="center"/>
          </w:tcPr>
          <w:p w14:paraId="0C70B58E" w14:textId="77777777" w:rsidR="000F3D28" w:rsidRPr="005163AE" w:rsidRDefault="000F3D28" w:rsidP="00D24743">
            <w:pPr>
              <w:rPr>
                <w:sz w:val="20"/>
                <w:szCs w:val="20"/>
              </w:rPr>
            </w:pPr>
            <w:r w:rsidRPr="005163AE">
              <w:rPr>
                <w:sz w:val="20"/>
                <w:szCs w:val="20"/>
              </w:rPr>
              <w:t>Jóváhagyásra küldve</w:t>
            </w:r>
          </w:p>
        </w:tc>
        <w:tc>
          <w:tcPr>
            <w:tcW w:w="867" w:type="dxa"/>
          </w:tcPr>
          <w:p w14:paraId="5AF1B8C3" w14:textId="77777777" w:rsidR="000F3D28" w:rsidRPr="005163AE" w:rsidRDefault="000F3D28" w:rsidP="00D2474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120</w:t>
            </w:r>
          </w:p>
        </w:tc>
        <w:tc>
          <w:tcPr>
            <w:tcW w:w="962" w:type="dxa"/>
          </w:tcPr>
          <w:p w14:paraId="064A092E" w14:textId="77777777" w:rsidR="000F3D28" w:rsidRPr="005163AE" w:rsidRDefault="000F3D28" w:rsidP="00D24743">
            <w:pPr>
              <w:rPr>
                <w:sz w:val="20"/>
                <w:szCs w:val="20"/>
              </w:rPr>
            </w:pPr>
            <w:r w:rsidRPr="005163AE">
              <w:rPr>
                <w:sz w:val="20"/>
                <w:szCs w:val="20"/>
              </w:rPr>
              <w:t>kék</w:t>
            </w:r>
          </w:p>
        </w:tc>
        <w:tc>
          <w:tcPr>
            <w:tcW w:w="5097" w:type="dxa"/>
          </w:tcPr>
          <w:p w14:paraId="614ED23F" w14:textId="77777777" w:rsidR="000F3D28" w:rsidRPr="005163AE" w:rsidRDefault="000F3D28" w:rsidP="00D24743">
            <w:pPr>
              <w:rPr>
                <w:sz w:val="20"/>
                <w:szCs w:val="20"/>
              </w:rPr>
            </w:pPr>
            <w:r w:rsidRPr="005163AE">
              <w:rPr>
                <w:sz w:val="20"/>
                <w:szCs w:val="20"/>
              </w:rPr>
              <w:t>Jóváhagyásra elküldve SAP CRM felé</w:t>
            </w:r>
          </w:p>
        </w:tc>
      </w:tr>
      <w:tr w:rsidR="000F3D28" w:rsidRPr="005163AE" w14:paraId="38580B62" w14:textId="77777777" w:rsidTr="00D24743">
        <w:tc>
          <w:tcPr>
            <w:tcW w:w="2136" w:type="dxa"/>
            <w:vAlign w:val="center"/>
          </w:tcPr>
          <w:p w14:paraId="08B44387" w14:textId="77777777" w:rsidR="000F3D28" w:rsidRPr="005163AE" w:rsidRDefault="000F3D28" w:rsidP="00D2474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CRM befogadta</w:t>
            </w:r>
          </w:p>
        </w:tc>
        <w:tc>
          <w:tcPr>
            <w:tcW w:w="867" w:type="dxa"/>
          </w:tcPr>
          <w:p w14:paraId="068F4FF0" w14:textId="77777777" w:rsidR="000F3D28" w:rsidRDefault="000F3D28" w:rsidP="00D2474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125</w:t>
            </w:r>
          </w:p>
        </w:tc>
        <w:tc>
          <w:tcPr>
            <w:tcW w:w="962" w:type="dxa"/>
          </w:tcPr>
          <w:p w14:paraId="42FA5F03" w14:textId="77777777" w:rsidR="000F3D28" w:rsidRPr="005163AE" w:rsidRDefault="000F3D28" w:rsidP="00D2474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kék</w:t>
            </w:r>
          </w:p>
        </w:tc>
        <w:tc>
          <w:tcPr>
            <w:tcW w:w="5097" w:type="dxa"/>
          </w:tcPr>
          <w:p w14:paraId="1A1BD21B" w14:textId="77777777" w:rsidR="000F3D28" w:rsidRPr="005163AE" w:rsidRDefault="000F3D28" w:rsidP="00D2474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SAP CRM befogadta (első hívásnál megérkezik a CRM azonosító az aszinkron interfészen keresztül)</w:t>
            </w:r>
          </w:p>
        </w:tc>
      </w:tr>
      <w:tr w:rsidR="000F3D28" w:rsidRPr="005163AE" w14:paraId="717B7AF7" w14:textId="77777777" w:rsidTr="00D24743">
        <w:tc>
          <w:tcPr>
            <w:tcW w:w="2136" w:type="dxa"/>
            <w:vAlign w:val="center"/>
          </w:tcPr>
          <w:p w14:paraId="24B98392" w14:textId="77777777" w:rsidR="000F3D28" w:rsidRPr="005163AE" w:rsidRDefault="000F3D28" w:rsidP="00D2474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Jóváhagyás visszaküldés (hiánypótlás)</w:t>
            </w:r>
          </w:p>
        </w:tc>
        <w:tc>
          <w:tcPr>
            <w:tcW w:w="867" w:type="dxa"/>
          </w:tcPr>
          <w:p w14:paraId="7BF95120" w14:textId="77777777" w:rsidR="000F3D28" w:rsidRPr="005163AE" w:rsidRDefault="000F3D28" w:rsidP="00D2474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150</w:t>
            </w:r>
          </w:p>
        </w:tc>
        <w:tc>
          <w:tcPr>
            <w:tcW w:w="962" w:type="dxa"/>
          </w:tcPr>
          <w:p w14:paraId="26AA37B5" w14:textId="77777777" w:rsidR="000F3D28" w:rsidRPr="005163AE" w:rsidRDefault="000F3D28" w:rsidP="00D24743">
            <w:pPr>
              <w:rPr>
                <w:sz w:val="20"/>
                <w:szCs w:val="20"/>
              </w:rPr>
            </w:pPr>
            <w:r w:rsidRPr="005163AE">
              <w:rPr>
                <w:sz w:val="20"/>
                <w:szCs w:val="20"/>
              </w:rPr>
              <w:t>piros</w:t>
            </w:r>
          </w:p>
        </w:tc>
        <w:tc>
          <w:tcPr>
            <w:tcW w:w="5097" w:type="dxa"/>
          </w:tcPr>
          <w:p w14:paraId="6B27D0A0" w14:textId="77777777" w:rsidR="000F3D28" w:rsidRPr="005163AE" w:rsidRDefault="000F3D28" w:rsidP="00D24743">
            <w:pPr>
              <w:rPr>
                <w:sz w:val="20"/>
                <w:szCs w:val="20"/>
              </w:rPr>
            </w:pPr>
            <w:r w:rsidRPr="005163AE">
              <w:rPr>
                <w:sz w:val="20"/>
                <w:szCs w:val="20"/>
              </w:rPr>
              <w:t>SAP CRM felől hiánypótlásra visszaküldve</w:t>
            </w:r>
          </w:p>
        </w:tc>
      </w:tr>
      <w:tr w:rsidR="000F3D28" w:rsidRPr="005163AE" w14:paraId="16131FE5" w14:textId="77777777" w:rsidTr="00D24743">
        <w:tc>
          <w:tcPr>
            <w:tcW w:w="2136" w:type="dxa"/>
            <w:vAlign w:val="center"/>
          </w:tcPr>
          <w:p w14:paraId="292944DA" w14:textId="77777777" w:rsidR="000F3D28" w:rsidRPr="005163AE" w:rsidRDefault="000F3D28" w:rsidP="00D2474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Jóváhagyás elfogadva (könyvelés)</w:t>
            </w:r>
          </w:p>
        </w:tc>
        <w:tc>
          <w:tcPr>
            <w:tcW w:w="867" w:type="dxa"/>
          </w:tcPr>
          <w:p w14:paraId="2F43210F" w14:textId="77777777" w:rsidR="000F3D28" w:rsidRPr="005163AE" w:rsidRDefault="000F3D28" w:rsidP="00D2474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130</w:t>
            </w:r>
          </w:p>
        </w:tc>
        <w:tc>
          <w:tcPr>
            <w:tcW w:w="962" w:type="dxa"/>
          </w:tcPr>
          <w:p w14:paraId="3D580953" w14:textId="77777777" w:rsidR="000F3D28" w:rsidRPr="005163AE" w:rsidRDefault="000F3D28" w:rsidP="00D24743">
            <w:pPr>
              <w:rPr>
                <w:sz w:val="20"/>
                <w:szCs w:val="20"/>
              </w:rPr>
            </w:pPr>
            <w:r w:rsidRPr="005163AE">
              <w:rPr>
                <w:sz w:val="20"/>
                <w:szCs w:val="20"/>
              </w:rPr>
              <w:t>zöld</w:t>
            </w:r>
          </w:p>
        </w:tc>
        <w:tc>
          <w:tcPr>
            <w:tcW w:w="5097" w:type="dxa"/>
          </w:tcPr>
          <w:p w14:paraId="756A9CED" w14:textId="77777777" w:rsidR="000F3D28" w:rsidRPr="005163AE" w:rsidRDefault="000F3D28" w:rsidP="00D24743">
            <w:pPr>
              <w:rPr>
                <w:sz w:val="20"/>
                <w:szCs w:val="20"/>
              </w:rPr>
            </w:pPr>
            <w:r w:rsidRPr="005163AE">
              <w:rPr>
                <w:sz w:val="20"/>
                <w:szCs w:val="20"/>
              </w:rPr>
              <w:t>SAP CRM felől jóváhagyva, könyvelési feladat folyamatban</w:t>
            </w:r>
          </w:p>
        </w:tc>
      </w:tr>
      <w:tr w:rsidR="000F3D28" w:rsidRPr="005163AE" w14:paraId="32FFCF90" w14:textId="77777777" w:rsidTr="00D24743">
        <w:tc>
          <w:tcPr>
            <w:tcW w:w="2136" w:type="dxa"/>
            <w:vAlign w:val="center"/>
          </w:tcPr>
          <w:p w14:paraId="76BB47F7" w14:textId="77777777" w:rsidR="000F3D28" w:rsidRPr="005163AE" w:rsidRDefault="000F3D28" w:rsidP="00D2474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Könyvelésre feladva</w:t>
            </w:r>
          </w:p>
        </w:tc>
        <w:tc>
          <w:tcPr>
            <w:tcW w:w="867" w:type="dxa"/>
          </w:tcPr>
          <w:p w14:paraId="09C4BC47" w14:textId="77777777" w:rsidR="000F3D28" w:rsidRDefault="000F3D28" w:rsidP="00D2474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160</w:t>
            </w:r>
          </w:p>
        </w:tc>
        <w:tc>
          <w:tcPr>
            <w:tcW w:w="962" w:type="dxa"/>
          </w:tcPr>
          <w:p w14:paraId="5B77B8D9" w14:textId="77777777" w:rsidR="000F3D28" w:rsidRPr="005163AE" w:rsidRDefault="000F3D28" w:rsidP="00D2474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zöld</w:t>
            </w:r>
          </w:p>
        </w:tc>
        <w:tc>
          <w:tcPr>
            <w:tcW w:w="5097" w:type="dxa"/>
          </w:tcPr>
          <w:p w14:paraId="1AFB3A7F" w14:textId="77777777" w:rsidR="000F3D28" w:rsidRPr="005163AE" w:rsidRDefault="000F3D28" w:rsidP="00D2474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SAP FI felé elküldve könyvelésre</w:t>
            </w:r>
          </w:p>
        </w:tc>
      </w:tr>
      <w:tr w:rsidR="000F3D28" w14:paraId="674566EB" w14:textId="77777777" w:rsidTr="00D24743">
        <w:tc>
          <w:tcPr>
            <w:tcW w:w="2136" w:type="dxa"/>
            <w:vAlign w:val="center"/>
          </w:tcPr>
          <w:p w14:paraId="1ACA8E59" w14:textId="77777777" w:rsidR="000F3D28" w:rsidRDefault="000F3D28" w:rsidP="00D2474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Könyvelési hiba</w:t>
            </w:r>
          </w:p>
        </w:tc>
        <w:tc>
          <w:tcPr>
            <w:tcW w:w="867" w:type="dxa"/>
          </w:tcPr>
          <w:p w14:paraId="67C3A74C" w14:textId="77777777" w:rsidR="000F3D28" w:rsidRDefault="000F3D28" w:rsidP="00D2474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165</w:t>
            </w:r>
          </w:p>
        </w:tc>
        <w:tc>
          <w:tcPr>
            <w:tcW w:w="962" w:type="dxa"/>
          </w:tcPr>
          <w:p w14:paraId="57F60CF0" w14:textId="77777777" w:rsidR="000F3D28" w:rsidRDefault="000F3D28" w:rsidP="00D2474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szürke</w:t>
            </w:r>
          </w:p>
        </w:tc>
        <w:tc>
          <w:tcPr>
            <w:tcW w:w="5097" w:type="dxa"/>
          </w:tcPr>
          <w:p w14:paraId="155B3678" w14:textId="77777777" w:rsidR="000F3D28" w:rsidRDefault="000F3D28" w:rsidP="00D2474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Könyvelésre feladás során az SAP FI felől hibaüzenet érkezett</w:t>
            </w:r>
          </w:p>
        </w:tc>
      </w:tr>
      <w:tr w:rsidR="000F3D28" w:rsidRPr="005163AE" w14:paraId="3FB6852C" w14:textId="77777777" w:rsidTr="00D24743">
        <w:tc>
          <w:tcPr>
            <w:tcW w:w="2136" w:type="dxa"/>
            <w:vAlign w:val="center"/>
          </w:tcPr>
          <w:p w14:paraId="6C8A3097" w14:textId="77777777" w:rsidR="000F3D28" w:rsidRPr="005163AE" w:rsidRDefault="000F3D28" w:rsidP="00D2474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Lezárva</w:t>
            </w:r>
          </w:p>
        </w:tc>
        <w:tc>
          <w:tcPr>
            <w:tcW w:w="867" w:type="dxa"/>
          </w:tcPr>
          <w:p w14:paraId="0C770E4A" w14:textId="77777777" w:rsidR="000F3D28" w:rsidRPr="005163AE" w:rsidRDefault="000F3D28" w:rsidP="00D2474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200</w:t>
            </w:r>
          </w:p>
        </w:tc>
        <w:tc>
          <w:tcPr>
            <w:tcW w:w="962" w:type="dxa"/>
          </w:tcPr>
          <w:p w14:paraId="4E6BE30E" w14:textId="77777777" w:rsidR="000F3D28" w:rsidRPr="005163AE" w:rsidRDefault="000F3D28" w:rsidP="00D24743">
            <w:pPr>
              <w:rPr>
                <w:sz w:val="20"/>
                <w:szCs w:val="20"/>
              </w:rPr>
            </w:pPr>
            <w:r w:rsidRPr="005163AE">
              <w:rPr>
                <w:sz w:val="20"/>
                <w:szCs w:val="20"/>
              </w:rPr>
              <w:t>szürke</w:t>
            </w:r>
          </w:p>
        </w:tc>
        <w:tc>
          <w:tcPr>
            <w:tcW w:w="5097" w:type="dxa"/>
          </w:tcPr>
          <w:p w14:paraId="1BF27671" w14:textId="77777777" w:rsidR="000F3D28" w:rsidRPr="005163AE" w:rsidRDefault="000F3D28" w:rsidP="00D2474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Könyvelésre feladást az </w:t>
            </w:r>
            <w:r w:rsidRPr="005163AE">
              <w:rPr>
                <w:sz w:val="20"/>
                <w:szCs w:val="20"/>
              </w:rPr>
              <w:t xml:space="preserve">SAP FI </w:t>
            </w:r>
            <w:r>
              <w:rPr>
                <w:sz w:val="20"/>
                <w:szCs w:val="20"/>
              </w:rPr>
              <w:t>sikeresen feldolgozta</w:t>
            </w:r>
            <w:r w:rsidRPr="005163AE">
              <w:rPr>
                <w:sz w:val="20"/>
                <w:szCs w:val="20"/>
              </w:rPr>
              <w:t>, a folyamat vége</w:t>
            </w:r>
          </w:p>
        </w:tc>
      </w:tr>
      <w:tr w:rsidR="000F3D28" w:rsidRPr="005163AE" w14:paraId="0B3A4A30" w14:textId="77777777" w:rsidTr="00D24743">
        <w:tc>
          <w:tcPr>
            <w:tcW w:w="2136" w:type="dxa"/>
            <w:vAlign w:val="center"/>
          </w:tcPr>
          <w:p w14:paraId="581FC4B2" w14:textId="77777777" w:rsidR="000F3D28" w:rsidRPr="005163AE" w:rsidRDefault="000F3D28" w:rsidP="00D2474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Jóváhagyás elutasítva</w:t>
            </w:r>
          </w:p>
        </w:tc>
        <w:tc>
          <w:tcPr>
            <w:tcW w:w="867" w:type="dxa"/>
          </w:tcPr>
          <w:p w14:paraId="55C9C717" w14:textId="77777777" w:rsidR="000F3D28" w:rsidRPr="005163AE" w:rsidRDefault="000F3D28" w:rsidP="00D2474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210</w:t>
            </w:r>
          </w:p>
        </w:tc>
        <w:tc>
          <w:tcPr>
            <w:tcW w:w="962" w:type="dxa"/>
          </w:tcPr>
          <w:p w14:paraId="38E7A2CF" w14:textId="77777777" w:rsidR="000F3D28" w:rsidRPr="005163AE" w:rsidRDefault="000F3D28" w:rsidP="00D24743">
            <w:pPr>
              <w:rPr>
                <w:sz w:val="20"/>
                <w:szCs w:val="20"/>
              </w:rPr>
            </w:pPr>
            <w:r w:rsidRPr="005163AE">
              <w:rPr>
                <w:sz w:val="20"/>
                <w:szCs w:val="20"/>
              </w:rPr>
              <w:t>szürke</w:t>
            </w:r>
          </w:p>
        </w:tc>
        <w:tc>
          <w:tcPr>
            <w:tcW w:w="5097" w:type="dxa"/>
          </w:tcPr>
          <w:p w14:paraId="295DB6CB" w14:textId="77777777" w:rsidR="000F3D28" w:rsidRPr="005163AE" w:rsidRDefault="000F3D28" w:rsidP="00D24743">
            <w:pPr>
              <w:rPr>
                <w:sz w:val="20"/>
                <w:szCs w:val="20"/>
              </w:rPr>
            </w:pPr>
            <w:r w:rsidRPr="005163AE">
              <w:rPr>
                <w:sz w:val="20"/>
                <w:szCs w:val="20"/>
              </w:rPr>
              <w:t xml:space="preserve">SAP CRM felől </w:t>
            </w:r>
            <w:r>
              <w:rPr>
                <w:sz w:val="20"/>
                <w:szCs w:val="20"/>
              </w:rPr>
              <w:t xml:space="preserve">az igény </w:t>
            </w:r>
            <w:r w:rsidRPr="005163AE">
              <w:rPr>
                <w:sz w:val="20"/>
                <w:szCs w:val="20"/>
              </w:rPr>
              <w:t>elutasítva, a folyamat vége</w:t>
            </w:r>
          </w:p>
        </w:tc>
      </w:tr>
    </w:tbl>
    <w:p w14:paraId="2F4E3590" w14:textId="4BE0DAD5" w:rsidR="000F3D28" w:rsidRPr="000F3D28" w:rsidRDefault="000F3D28" w:rsidP="000F3D28">
      <w:r>
        <w:br/>
      </w:r>
      <w:r>
        <w:rPr>
          <w:noProof/>
        </w:rPr>
        <w:drawing>
          <wp:inline distT="0" distB="0" distL="0" distR="0" wp14:anchorId="0C37F785" wp14:editId="5A1F707F">
            <wp:extent cx="2969536" cy="4315366"/>
            <wp:effectExtent l="0" t="0" r="2540" b="9525"/>
            <wp:docPr id="184983138" name="Kép 1" descr="A képen szöveg, diagram, képernyőkép, Terv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3138" name="Kép 1" descr="A képen szöveg, diagram, képernyőkép, Tervrajz látható&#10;&#10;Automatikusan generált leírás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010"/>
                    <a:stretch/>
                  </pic:blipFill>
                  <pic:spPr bwMode="auto">
                    <a:xfrm>
                      <a:off x="0" y="0"/>
                      <a:ext cx="2995169" cy="4352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05968" w14:textId="3A98D184" w:rsidR="00E022C5" w:rsidRDefault="00EF183C" w:rsidP="00E022C5">
      <w:pPr>
        <w:pStyle w:val="Cmsor2"/>
      </w:pPr>
      <w:bookmarkStart w:id="31" w:name="_Toc190672295"/>
      <w:r>
        <w:t>Szemüveg igénylése</w:t>
      </w:r>
      <w:r w:rsidR="007C2D62">
        <w:t xml:space="preserve"> </w:t>
      </w:r>
      <w:r w:rsidR="008C6313">
        <w:t>képernyő</w:t>
      </w:r>
      <w:bookmarkEnd w:id="31"/>
    </w:p>
    <w:p w14:paraId="075703DD" w14:textId="77777777" w:rsidR="000F3D28" w:rsidRDefault="000F3D28" w:rsidP="000F3D28">
      <w:r>
        <w:t>Az igénylést a jogosult munkavállaló tudja elindítani.</w:t>
      </w:r>
    </w:p>
    <w:p w14:paraId="303BD7AE" w14:textId="77777777" w:rsidR="000F3D28" w:rsidRDefault="000F3D28" w:rsidP="000F3D28">
      <w:pPr>
        <w:jc w:val="center"/>
      </w:pPr>
      <w:r>
        <w:rPr>
          <w:noProof/>
        </w:rPr>
        <w:lastRenderedPageBreak/>
        <w:drawing>
          <wp:inline distT="0" distB="0" distL="0" distR="0" wp14:anchorId="21F2B12F" wp14:editId="5923F9E8">
            <wp:extent cx="5213350" cy="2796889"/>
            <wp:effectExtent l="0" t="0" r="6350" b="3810"/>
            <wp:docPr id="10" name="Kép 10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, képernyőkép, szoftver, Weblap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1161" cy="28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DF001" w14:textId="442DD87C" w:rsidR="000F3D28" w:rsidRPr="000F3D28" w:rsidRDefault="000F3D28" w:rsidP="000F3D28">
      <w:r>
        <w:t xml:space="preserve">A képernyőn látja a saját igényléseit, itt tud új igénylést elindítani, illetve a folyamatban lévő igénylést megtekinteni (adott esetben módosítani). Új szemüveg igénylés akkor jöhet létre, ha az </w:t>
      </w:r>
      <w:r w:rsidRPr="000F3D28">
        <w:t xml:space="preserve">adott </w:t>
      </w:r>
      <w:r>
        <w:t xml:space="preserve">naptári </w:t>
      </w:r>
      <w:r w:rsidRPr="000F3D28">
        <w:t>éven belül nem volt sikeres igénylése.</w:t>
      </w:r>
    </w:p>
    <w:p w14:paraId="23EA23DB" w14:textId="36AAE130" w:rsidR="00E022C5" w:rsidRDefault="00A05FB0" w:rsidP="00E022C5">
      <w:pPr>
        <w:pStyle w:val="Listaszerbekezds"/>
        <w:numPr>
          <w:ilvl w:val="0"/>
          <w:numId w:val="31"/>
        </w:numPr>
      </w:pPr>
      <w:r>
        <w:t xml:space="preserve">Szemüveg igénylés </w:t>
      </w:r>
      <w:r w:rsidR="001F437E">
        <w:t>kártyák</w:t>
      </w:r>
    </w:p>
    <w:p w14:paraId="533B8DA6" w14:textId="6798DF93" w:rsidR="001F437E" w:rsidRDefault="001F437E" w:rsidP="001F437E">
      <w:pPr>
        <w:pStyle w:val="Listaszerbekezds"/>
        <w:numPr>
          <w:ilvl w:val="1"/>
          <w:numId w:val="31"/>
        </w:numPr>
      </w:pPr>
      <w:r>
        <w:t>Egy kijelölhető</w:t>
      </w:r>
    </w:p>
    <w:p w14:paraId="6EC6013C" w14:textId="2BEEF672" w:rsidR="001F437E" w:rsidRDefault="00037E8D" w:rsidP="001F437E">
      <w:pPr>
        <w:pStyle w:val="Listaszerbekezds"/>
        <w:numPr>
          <w:ilvl w:val="1"/>
          <w:numId w:val="31"/>
        </w:numPr>
      </w:pPr>
      <w:r>
        <w:t>A kártyán látható adatok:</w:t>
      </w:r>
    </w:p>
    <w:p w14:paraId="0971343B" w14:textId="4EDBC42E" w:rsidR="00037E8D" w:rsidRDefault="00037E8D" w:rsidP="00037E8D">
      <w:pPr>
        <w:pStyle w:val="Listaszerbekezds"/>
        <w:numPr>
          <w:ilvl w:val="2"/>
          <w:numId w:val="31"/>
        </w:numPr>
      </w:pPr>
      <w:r>
        <w:t>Egyedi azonosító (a címsorban)</w:t>
      </w:r>
    </w:p>
    <w:p w14:paraId="6001ED75" w14:textId="64B26028" w:rsidR="00037E8D" w:rsidRDefault="00A05FB0" w:rsidP="00037E8D">
      <w:pPr>
        <w:pStyle w:val="Listaszerbekezds"/>
        <w:numPr>
          <w:ilvl w:val="2"/>
          <w:numId w:val="31"/>
        </w:numPr>
      </w:pPr>
      <w:r>
        <w:t>Igénylő munkavállaló neve</w:t>
      </w:r>
    </w:p>
    <w:p w14:paraId="0974A30B" w14:textId="77777777" w:rsidR="00A05FB0" w:rsidRDefault="00A05FB0" w:rsidP="00A05FB0">
      <w:pPr>
        <w:pStyle w:val="Listaszerbekezds"/>
        <w:numPr>
          <w:ilvl w:val="2"/>
          <w:numId w:val="31"/>
        </w:numPr>
      </w:pPr>
      <w:r>
        <w:t>Igénylés időpontja</w:t>
      </w:r>
    </w:p>
    <w:p w14:paraId="3FB9B83A" w14:textId="196D1969" w:rsidR="00252C54" w:rsidRDefault="00A05FB0" w:rsidP="00A05FB0">
      <w:pPr>
        <w:pStyle w:val="Listaszerbekezds"/>
        <w:numPr>
          <w:ilvl w:val="2"/>
          <w:numId w:val="31"/>
        </w:numPr>
      </w:pPr>
      <w:r>
        <w:t>Státusz (vízjel)</w:t>
      </w:r>
    </w:p>
    <w:p w14:paraId="6C7AD87B" w14:textId="34935270" w:rsidR="007660AC" w:rsidRDefault="007660AC" w:rsidP="007660AC">
      <w:pPr>
        <w:pStyle w:val="Listaszerbekezds"/>
        <w:numPr>
          <w:ilvl w:val="0"/>
          <w:numId w:val="31"/>
        </w:numPr>
      </w:pPr>
      <w:r>
        <w:t>Szűrőmezők</w:t>
      </w:r>
    </w:p>
    <w:p w14:paraId="62E3A05D" w14:textId="69C0CC54" w:rsidR="00E022C5" w:rsidRDefault="007660AC" w:rsidP="00E022C5">
      <w:pPr>
        <w:pStyle w:val="Listaszerbekezds"/>
        <w:numPr>
          <w:ilvl w:val="1"/>
          <w:numId w:val="31"/>
        </w:numPr>
      </w:pPr>
      <w:r>
        <w:t>Vállalat</w:t>
      </w:r>
    </w:p>
    <w:p w14:paraId="39870053" w14:textId="72DD3E27" w:rsidR="00A05FB0" w:rsidRDefault="00A05FB0" w:rsidP="00E022C5">
      <w:pPr>
        <w:pStyle w:val="Listaszerbekezds"/>
        <w:numPr>
          <w:ilvl w:val="1"/>
          <w:numId w:val="31"/>
        </w:numPr>
      </w:pPr>
      <w:r>
        <w:t>Név (törzsszám)</w:t>
      </w:r>
    </w:p>
    <w:p w14:paraId="246BA323" w14:textId="5BDEE570" w:rsidR="007660AC" w:rsidRDefault="007660AC" w:rsidP="00E022C5">
      <w:pPr>
        <w:pStyle w:val="Listaszerbekezds"/>
        <w:numPr>
          <w:ilvl w:val="1"/>
          <w:numId w:val="31"/>
        </w:numPr>
      </w:pPr>
      <w:r>
        <w:t>Egyedi azonosító</w:t>
      </w:r>
    </w:p>
    <w:p w14:paraId="0F0FB6A3" w14:textId="77805365" w:rsidR="007660AC" w:rsidRDefault="007660AC" w:rsidP="00E022C5">
      <w:pPr>
        <w:pStyle w:val="Listaszerbekezds"/>
        <w:numPr>
          <w:ilvl w:val="1"/>
          <w:numId w:val="31"/>
        </w:numPr>
      </w:pPr>
      <w:r>
        <w:t>Év</w:t>
      </w:r>
    </w:p>
    <w:p w14:paraId="75A49863" w14:textId="77777777" w:rsidR="00A05FB0" w:rsidRDefault="00A05FB0" w:rsidP="00A05FB0">
      <w:pPr>
        <w:pStyle w:val="Listaszerbekezds"/>
        <w:numPr>
          <w:ilvl w:val="1"/>
          <w:numId w:val="31"/>
        </w:numPr>
      </w:pPr>
      <w:r>
        <w:t>Igénylés dátuma</w:t>
      </w:r>
    </w:p>
    <w:p w14:paraId="59CDA7DA" w14:textId="4BB18E15" w:rsidR="007660AC" w:rsidRPr="00E022C5" w:rsidRDefault="00A05FB0" w:rsidP="00A05FB0">
      <w:pPr>
        <w:pStyle w:val="Listaszerbekezds"/>
        <w:numPr>
          <w:ilvl w:val="1"/>
          <w:numId w:val="31"/>
        </w:numPr>
      </w:pPr>
      <w:r>
        <w:t>Státusz</w:t>
      </w:r>
    </w:p>
    <w:p w14:paraId="5C81212D" w14:textId="609F6A84" w:rsidR="007C2D62" w:rsidRDefault="0078765A" w:rsidP="0078765A">
      <w:pPr>
        <w:pStyle w:val="Cmsor2"/>
      </w:pPr>
      <w:bookmarkStart w:id="32" w:name="_Toc190672296"/>
      <w:r>
        <w:t xml:space="preserve">Partnertörzs rögzítés </w:t>
      </w:r>
      <w:r w:rsidR="007C2D62">
        <w:t>képernyő</w:t>
      </w:r>
      <w:bookmarkEnd w:id="32"/>
    </w:p>
    <w:p w14:paraId="5E362445" w14:textId="77777777" w:rsidR="0078765A" w:rsidRDefault="000F2991" w:rsidP="0078765A">
      <w:r>
        <w:t xml:space="preserve">A </w:t>
      </w:r>
      <w:r w:rsidR="0078765A">
        <w:t>Partnertörzs rögzítés</w:t>
      </w:r>
      <w:r>
        <w:t xml:space="preserve"> képernyő </w:t>
      </w:r>
      <w:r w:rsidR="0078765A">
        <w:t xml:space="preserve">a Partnertörzsre vár státuszú </w:t>
      </w:r>
      <w:r>
        <w:t xml:space="preserve">kártyák </w:t>
      </w:r>
      <w:r w:rsidR="0078765A">
        <w:t>jelennek meg.</w:t>
      </w:r>
      <w:r>
        <w:t xml:space="preserve"> Csak a </w:t>
      </w:r>
      <w:r w:rsidR="0078765A">
        <w:t xml:space="preserve">Partnertörzs rögzítő és a SZEM </w:t>
      </w:r>
      <w:proofErr w:type="spellStart"/>
      <w:r w:rsidR="0078765A">
        <w:t>Admin</w:t>
      </w:r>
      <w:proofErr w:type="spellEnd"/>
      <w:r w:rsidR="0078765A">
        <w:t xml:space="preserve"> jogosultsággal rendelkező felhasználók </w:t>
      </w:r>
      <w:r>
        <w:t>látj</w:t>
      </w:r>
      <w:r w:rsidR="0078765A">
        <w:t>ák</w:t>
      </w:r>
      <w:r>
        <w:t xml:space="preserve"> ezt a képernyőt. </w:t>
      </w:r>
      <w:r w:rsidR="00EF6080">
        <w:t xml:space="preserve">Alapértelmezett szűrés: év szűrő az aktuális év szűrésével (módosítható). </w:t>
      </w:r>
    </w:p>
    <w:p w14:paraId="2D03A75A" w14:textId="4E471984" w:rsidR="00E81385" w:rsidRDefault="0078765A" w:rsidP="0078765A">
      <w:pPr>
        <w:pStyle w:val="Listaszerbekezds"/>
        <w:numPr>
          <w:ilvl w:val="0"/>
          <w:numId w:val="31"/>
        </w:numPr>
      </w:pPr>
      <w:r>
        <w:t xml:space="preserve">Szemüveg igénylés </w:t>
      </w:r>
      <w:r w:rsidR="00E81385">
        <w:t>kártyák</w:t>
      </w:r>
    </w:p>
    <w:p w14:paraId="0037E032" w14:textId="77777777" w:rsidR="00E81385" w:rsidRDefault="00E81385" w:rsidP="00E81385">
      <w:pPr>
        <w:pStyle w:val="Listaszerbekezds"/>
        <w:numPr>
          <w:ilvl w:val="1"/>
          <w:numId w:val="31"/>
        </w:numPr>
      </w:pPr>
      <w:r>
        <w:t>Egy kijelölhető</w:t>
      </w:r>
    </w:p>
    <w:p w14:paraId="74A70D18" w14:textId="77777777" w:rsidR="0078765A" w:rsidRDefault="0078765A" w:rsidP="0078765A">
      <w:pPr>
        <w:pStyle w:val="Listaszerbekezds"/>
        <w:numPr>
          <w:ilvl w:val="1"/>
          <w:numId w:val="31"/>
        </w:numPr>
      </w:pPr>
      <w:r>
        <w:t>A kártyán látható adatok:</w:t>
      </w:r>
    </w:p>
    <w:p w14:paraId="47AE3D8A" w14:textId="77777777" w:rsidR="0078765A" w:rsidRDefault="0078765A" w:rsidP="0078765A">
      <w:pPr>
        <w:pStyle w:val="Listaszerbekezds"/>
        <w:numPr>
          <w:ilvl w:val="2"/>
          <w:numId w:val="31"/>
        </w:numPr>
      </w:pPr>
      <w:r>
        <w:t>Egyedi azonosító (a címsorban)</w:t>
      </w:r>
    </w:p>
    <w:p w14:paraId="027BBFA9" w14:textId="77777777" w:rsidR="0078765A" w:rsidRDefault="0078765A" w:rsidP="0078765A">
      <w:pPr>
        <w:pStyle w:val="Listaszerbekezds"/>
        <w:numPr>
          <w:ilvl w:val="2"/>
          <w:numId w:val="31"/>
        </w:numPr>
      </w:pPr>
      <w:r>
        <w:t>Igénylő munkavállaló neve</w:t>
      </w:r>
    </w:p>
    <w:p w14:paraId="607478C8" w14:textId="77777777" w:rsidR="0078765A" w:rsidRDefault="0078765A" w:rsidP="0078765A">
      <w:pPr>
        <w:pStyle w:val="Listaszerbekezds"/>
        <w:numPr>
          <w:ilvl w:val="2"/>
          <w:numId w:val="31"/>
        </w:numPr>
      </w:pPr>
      <w:r>
        <w:t>Igénylés időpontja</w:t>
      </w:r>
    </w:p>
    <w:p w14:paraId="6F4A67F3" w14:textId="77777777" w:rsidR="0078765A" w:rsidRDefault="0078765A" w:rsidP="0078765A">
      <w:pPr>
        <w:pStyle w:val="Listaszerbekezds"/>
        <w:numPr>
          <w:ilvl w:val="2"/>
          <w:numId w:val="31"/>
        </w:numPr>
      </w:pPr>
      <w:r>
        <w:t>Státusz (vízjel)</w:t>
      </w:r>
    </w:p>
    <w:p w14:paraId="1482B736" w14:textId="77777777" w:rsidR="0078765A" w:rsidRDefault="0078765A" w:rsidP="0078765A">
      <w:pPr>
        <w:pStyle w:val="Listaszerbekezds"/>
        <w:numPr>
          <w:ilvl w:val="0"/>
          <w:numId w:val="31"/>
        </w:numPr>
      </w:pPr>
      <w:r>
        <w:t>Szűrőmezők</w:t>
      </w:r>
    </w:p>
    <w:p w14:paraId="75BB55AD" w14:textId="77777777" w:rsidR="0078765A" w:rsidRDefault="0078765A" w:rsidP="0078765A">
      <w:pPr>
        <w:pStyle w:val="Listaszerbekezds"/>
        <w:numPr>
          <w:ilvl w:val="1"/>
          <w:numId w:val="31"/>
        </w:numPr>
      </w:pPr>
      <w:r>
        <w:t>Vállalat</w:t>
      </w:r>
    </w:p>
    <w:p w14:paraId="2ED2BD7E" w14:textId="77777777" w:rsidR="0078765A" w:rsidRDefault="0078765A" w:rsidP="0078765A">
      <w:pPr>
        <w:pStyle w:val="Listaszerbekezds"/>
        <w:numPr>
          <w:ilvl w:val="1"/>
          <w:numId w:val="31"/>
        </w:numPr>
      </w:pPr>
      <w:r>
        <w:t>Név (törzsszám)</w:t>
      </w:r>
    </w:p>
    <w:p w14:paraId="65BC5720" w14:textId="77777777" w:rsidR="0078765A" w:rsidRDefault="0078765A" w:rsidP="0078765A">
      <w:pPr>
        <w:pStyle w:val="Listaszerbekezds"/>
        <w:numPr>
          <w:ilvl w:val="1"/>
          <w:numId w:val="31"/>
        </w:numPr>
      </w:pPr>
      <w:r>
        <w:t>Egyedi azonosító</w:t>
      </w:r>
    </w:p>
    <w:p w14:paraId="056743FD" w14:textId="77777777" w:rsidR="0078765A" w:rsidRDefault="0078765A" w:rsidP="0078765A">
      <w:pPr>
        <w:pStyle w:val="Listaszerbekezds"/>
        <w:numPr>
          <w:ilvl w:val="1"/>
          <w:numId w:val="31"/>
        </w:numPr>
      </w:pPr>
      <w:r>
        <w:lastRenderedPageBreak/>
        <w:t>Év</w:t>
      </w:r>
    </w:p>
    <w:p w14:paraId="7934762A" w14:textId="2705E712" w:rsidR="0078765A" w:rsidRPr="00E022C5" w:rsidRDefault="0078765A" w:rsidP="0078765A">
      <w:pPr>
        <w:pStyle w:val="Listaszerbekezds"/>
        <w:numPr>
          <w:ilvl w:val="1"/>
          <w:numId w:val="31"/>
        </w:numPr>
      </w:pPr>
      <w:r>
        <w:t>Igénylés dátuma</w:t>
      </w:r>
    </w:p>
    <w:p w14:paraId="468A1DD7" w14:textId="1837B738" w:rsidR="007C2D62" w:rsidRDefault="0078765A" w:rsidP="0078765A">
      <w:pPr>
        <w:pStyle w:val="Cmsor2"/>
      </w:pPr>
      <w:bookmarkStart w:id="33" w:name="_Toc190672297"/>
      <w:r>
        <w:t>Könyvelés</w:t>
      </w:r>
      <w:r w:rsidR="007C2D62">
        <w:t xml:space="preserve"> képernyő</w:t>
      </w:r>
      <w:bookmarkEnd w:id="33"/>
    </w:p>
    <w:p w14:paraId="59C6AD9E" w14:textId="10A40AED" w:rsidR="00EF6080" w:rsidRPr="00EF6080" w:rsidRDefault="00EF6080" w:rsidP="00EF6080">
      <w:r>
        <w:t xml:space="preserve">Ezen a képernyőn azok a kártyák jelennek meg, amelyek a </w:t>
      </w:r>
      <w:r w:rsidR="0078765A">
        <w:t>jóváhagyásra kerültek (Jóváhagyás: elfogadva státuszúak).</w:t>
      </w:r>
      <w:r w:rsidR="00492BEB">
        <w:t xml:space="preserve"> Alapértelmezett szűrő: Év (aktuális év – változtatható).</w:t>
      </w:r>
    </w:p>
    <w:p w14:paraId="59A82265" w14:textId="41785D8A" w:rsidR="00755699" w:rsidRDefault="0078765A" w:rsidP="00755699">
      <w:pPr>
        <w:pStyle w:val="Listaszerbekezds"/>
        <w:numPr>
          <w:ilvl w:val="0"/>
          <w:numId w:val="31"/>
        </w:numPr>
      </w:pPr>
      <w:r>
        <w:t>Szemüveg igénylések táblázatos nézetben</w:t>
      </w:r>
    </w:p>
    <w:p w14:paraId="223C6345" w14:textId="77777777" w:rsidR="00755699" w:rsidRDefault="00755699" w:rsidP="00755699">
      <w:pPr>
        <w:pStyle w:val="Listaszerbekezds"/>
        <w:numPr>
          <w:ilvl w:val="1"/>
          <w:numId w:val="31"/>
        </w:numPr>
      </w:pPr>
      <w:r>
        <w:t>Egy kijelölhető</w:t>
      </w:r>
    </w:p>
    <w:p w14:paraId="01B91B19" w14:textId="302F1678" w:rsidR="00755699" w:rsidRDefault="00755699" w:rsidP="00755699">
      <w:pPr>
        <w:pStyle w:val="Listaszerbekezds"/>
        <w:numPr>
          <w:ilvl w:val="1"/>
          <w:numId w:val="31"/>
        </w:numPr>
      </w:pPr>
      <w:r>
        <w:t xml:space="preserve">A </w:t>
      </w:r>
      <w:r w:rsidR="00492BEB">
        <w:t>táblázatos nézet oszlopai</w:t>
      </w:r>
      <w:r>
        <w:t>:</w:t>
      </w:r>
    </w:p>
    <w:p w14:paraId="35513712" w14:textId="0A84223E" w:rsidR="00755699" w:rsidRDefault="00755699" w:rsidP="00755699">
      <w:pPr>
        <w:pStyle w:val="Listaszerbekezds"/>
        <w:numPr>
          <w:ilvl w:val="2"/>
          <w:numId w:val="31"/>
        </w:numPr>
      </w:pPr>
      <w:r>
        <w:t>Egyedi azonosító</w:t>
      </w:r>
    </w:p>
    <w:p w14:paraId="07BA6EBC" w14:textId="4E9F031F" w:rsidR="00755699" w:rsidRDefault="00492BEB" w:rsidP="00755699">
      <w:pPr>
        <w:pStyle w:val="Listaszerbekezds"/>
        <w:numPr>
          <w:ilvl w:val="2"/>
          <w:numId w:val="31"/>
        </w:numPr>
      </w:pPr>
      <w:r>
        <w:t>Név (törzsszám)</w:t>
      </w:r>
    </w:p>
    <w:p w14:paraId="1636C777" w14:textId="34C51D98" w:rsidR="00755699" w:rsidRDefault="00492BEB" w:rsidP="00755699">
      <w:pPr>
        <w:pStyle w:val="Listaszerbekezds"/>
        <w:numPr>
          <w:ilvl w:val="2"/>
          <w:numId w:val="31"/>
        </w:numPr>
      </w:pPr>
      <w:r>
        <w:t>Vállalat</w:t>
      </w:r>
    </w:p>
    <w:p w14:paraId="4E8ED74D" w14:textId="30B71D8B" w:rsidR="00755699" w:rsidRDefault="00492BEB" w:rsidP="00755699">
      <w:pPr>
        <w:pStyle w:val="Listaszerbekezds"/>
        <w:numPr>
          <w:ilvl w:val="2"/>
          <w:numId w:val="31"/>
        </w:numPr>
      </w:pPr>
      <w:r>
        <w:t>Szállító</w:t>
      </w:r>
    </w:p>
    <w:p w14:paraId="2FF48D28" w14:textId="77777777" w:rsidR="00492BEB" w:rsidRDefault="00492BEB" w:rsidP="00755699">
      <w:pPr>
        <w:pStyle w:val="Listaszerbekezds"/>
        <w:numPr>
          <w:ilvl w:val="2"/>
          <w:numId w:val="31"/>
        </w:numPr>
      </w:pPr>
      <w:r>
        <w:t>Adószám</w:t>
      </w:r>
    </w:p>
    <w:p w14:paraId="3F20CC2B" w14:textId="77777777" w:rsidR="00492BEB" w:rsidRDefault="00492BEB" w:rsidP="00755699">
      <w:pPr>
        <w:pStyle w:val="Listaszerbekezds"/>
        <w:numPr>
          <w:ilvl w:val="2"/>
          <w:numId w:val="31"/>
        </w:numPr>
      </w:pPr>
      <w:r>
        <w:t>Számla sorszáma</w:t>
      </w:r>
    </w:p>
    <w:p w14:paraId="7555EF97" w14:textId="77777777" w:rsidR="00492BEB" w:rsidRDefault="00492BEB" w:rsidP="00755699">
      <w:pPr>
        <w:pStyle w:val="Listaszerbekezds"/>
        <w:numPr>
          <w:ilvl w:val="2"/>
          <w:numId w:val="31"/>
        </w:numPr>
      </w:pPr>
      <w:r>
        <w:t>Igénylés dátuma</w:t>
      </w:r>
    </w:p>
    <w:p w14:paraId="3193844D" w14:textId="77777777" w:rsidR="00492BEB" w:rsidRDefault="00492BEB" w:rsidP="00755699">
      <w:pPr>
        <w:pStyle w:val="Listaszerbekezds"/>
        <w:numPr>
          <w:ilvl w:val="2"/>
          <w:numId w:val="31"/>
        </w:numPr>
      </w:pPr>
      <w:r>
        <w:t>Számla kelte</w:t>
      </w:r>
    </w:p>
    <w:p w14:paraId="30C98DDA" w14:textId="77777777" w:rsidR="00492BEB" w:rsidRDefault="00492BEB" w:rsidP="00755699">
      <w:pPr>
        <w:pStyle w:val="Listaszerbekezds"/>
        <w:numPr>
          <w:ilvl w:val="2"/>
          <w:numId w:val="31"/>
        </w:numPr>
      </w:pPr>
      <w:r>
        <w:t>Bruttó összeg (Ft)</w:t>
      </w:r>
    </w:p>
    <w:p w14:paraId="58E69238" w14:textId="2F36CC27" w:rsidR="00755699" w:rsidRDefault="00492BEB" w:rsidP="00755699">
      <w:pPr>
        <w:pStyle w:val="Listaszerbekezds"/>
        <w:numPr>
          <w:ilvl w:val="2"/>
          <w:numId w:val="31"/>
        </w:numPr>
      </w:pPr>
      <w:r>
        <w:t>Áfa mértéke</w:t>
      </w:r>
    </w:p>
    <w:p w14:paraId="719857E3" w14:textId="554E2A98" w:rsidR="00492BEB" w:rsidRDefault="00492BEB" w:rsidP="00755699">
      <w:pPr>
        <w:pStyle w:val="Listaszerbekezds"/>
        <w:numPr>
          <w:ilvl w:val="2"/>
          <w:numId w:val="31"/>
        </w:numPr>
      </w:pPr>
      <w:r>
        <w:t>Könyvelési dátum a bizonylaton</w:t>
      </w:r>
    </w:p>
    <w:p w14:paraId="0CDACFDF" w14:textId="1EA456A4" w:rsidR="00755699" w:rsidRDefault="00492BEB" w:rsidP="00492BEB">
      <w:pPr>
        <w:pStyle w:val="Listaszerbekezds"/>
        <w:numPr>
          <w:ilvl w:val="2"/>
          <w:numId w:val="31"/>
        </w:numPr>
      </w:pPr>
      <w:r>
        <w:t>Státusz</w:t>
      </w:r>
    </w:p>
    <w:p w14:paraId="41655A2E" w14:textId="77777777" w:rsidR="00755699" w:rsidRDefault="00755699" w:rsidP="00755699">
      <w:pPr>
        <w:pStyle w:val="Listaszerbekezds"/>
        <w:numPr>
          <w:ilvl w:val="0"/>
          <w:numId w:val="31"/>
        </w:numPr>
      </w:pPr>
      <w:r>
        <w:t>Szűrőmezők</w:t>
      </w:r>
    </w:p>
    <w:p w14:paraId="68416B14" w14:textId="77777777" w:rsidR="00755699" w:rsidRDefault="00755699" w:rsidP="00755699">
      <w:pPr>
        <w:pStyle w:val="Listaszerbekezds"/>
        <w:numPr>
          <w:ilvl w:val="1"/>
          <w:numId w:val="31"/>
        </w:numPr>
      </w:pPr>
      <w:r>
        <w:t>Vállalat</w:t>
      </w:r>
    </w:p>
    <w:p w14:paraId="10860F46" w14:textId="676E5201" w:rsidR="00492BEB" w:rsidRDefault="00492BEB" w:rsidP="00755699">
      <w:pPr>
        <w:pStyle w:val="Listaszerbekezds"/>
        <w:numPr>
          <w:ilvl w:val="1"/>
          <w:numId w:val="31"/>
        </w:numPr>
      </w:pPr>
      <w:r>
        <w:t>Név (törzsszám)</w:t>
      </w:r>
    </w:p>
    <w:p w14:paraId="30B5CC56" w14:textId="219C9ED5" w:rsidR="00755699" w:rsidRDefault="00755699" w:rsidP="00755699">
      <w:pPr>
        <w:pStyle w:val="Listaszerbekezds"/>
        <w:numPr>
          <w:ilvl w:val="1"/>
          <w:numId w:val="31"/>
        </w:numPr>
      </w:pPr>
      <w:r>
        <w:t>Egyedi azonosító</w:t>
      </w:r>
    </w:p>
    <w:p w14:paraId="18459F86" w14:textId="1B7691E4" w:rsidR="00755699" w:rsidRDefault="00755699" w:rsidP="00755699">
      <w:pPr>
        <w:pStyle w:val="Listaszerbekezds"/>
        <w:numPr>
          <w:ilvl w:val="1"/>
          <w:numId w:val="31"/>
        </w:numPr>
      </w:pPr>
      <w:r>
        <w:t>Év</w:t>
      </w:r>
    </w:p>
    <w:p w14:paraId="42058A7B" w14:textId="1FD8AB77" w:rsidR="00755699" w:rsidRDefault="00492BEB" w:rsidP="00755699">
      <w:pPr>
        <w:pStyle w:val="Listaszerbekezds"/>
        <w:numPr>
          <w:ilvl w:val="1"/>
          <w:numId w:val="31"/>
        </w:numPr>
      </w:pPr>
      <w:r>
        <w:t>Igénylés dátuma</w:t>
      </w:r>
    </w:p>
    <w:p w14:paraId="699E705D" w14:textId="40549E92" w:rsidR="00755699" w:rsidRDefault="00492BEB" w:rsidP="00755699">
      <w:pPr>
        <w:pStyle w:val="Listaszerbekezds"/>
        <w:numPr>
          <w:ilvl w:val="1"/>
          <w:numId w:val="31"/>
        </w:numPr>
      </w:pPr>
      <w:r>
        <w:t>Státusz</w:t>
      </w:r>
    </w:p>
    <w:p w14:paraId="4049AEC0" w14:textId="77777777" w:rsidR="00755699" w:rsidRDefault="00755699" w:rsidP="00755699">
      <w:pPr>
        <w:pStyle w:val="Listaszerbekezds"/>
        <w:numPr>
          <w:ilvl w:val="1"/>
          <w:numId w:val="31"/>
        </w:numPr>
      </w:pPr>
      <w:r>
        <w:t>Aktív adatok (jelölőnégyzet)</w:t>
      </w:r>
    </w:p>
    <w:p w14:paraId="5FE8A52B" w14:textId="09153004" w:rsidR="00BF419D" w:rsidRDefault="00BF419D" w:rsidP="00BF419D">
      <w:pPr>
        <w:pStyle w:val="Cmsor2"/>
      </w:pPr>
      <w:bookmarkStart w:id="34" w:name="_Toc190672298"/>
      <w:r>
        <w:t>Riportok képernyő</w:t>
      </w:r>
      <w:bookmarkEnd w:id="34"/>
    </w:p>
    <w:p w14:paraId="3B2C1400" w14:textId="6B50B8EA" w:rsidR="00BF419D" w:rsidRDefault="00BF419D" w:rsidP="00BF419D">
      <w:pPr>
        <w:pStyle w:val="Cmsor3"/>
      </w:pPr>
      <w:bookmarkStart w:id="35" w:name="_Toc190672299"/>
      <w:r>
        <w:t>Bérszámfejtési riport képernyő</w:t>
      </w:r>
      <w:bookmarkEnd w:id="35"/>
    </w:p>
    <w:p w14:paraId="476140E1" w14:textId="542B29AB" w:rsidR="007A0B71" w:rsidRPr="007A0B71" w:rsidRDefault="007A0B71" w:rsidP="007A0B71">
      <w:r>
        <w:t>A lezárt (könyvelésre sikeresen feladott) kártyák jelennek meg. Alapértelmezett szűrő: Év (aktuális naptári év - változtatható).</w:t>
      </w:r>
    </w:p>
    <w:p w14:paraId="67DC23BE" w14:textId="77777777" w:rsidR="007A0B71" w:rsidRDefault="007A0B71" w:rsidP="007A0B71">
      <w:pPr>
        <w:pStyle w:val="Listaszerbekezds"/>
        <w:numPr>
          <w:ilvl w:val="0"/>
          <w:numId w:val="31"/>
        </w:numPr>
      </w:pPr>
      <w:r>
        <w:t>Szemüveg igénylések táblázatos nézetben</w:t>
      </w:r>
    </w:p>
    <w:p w14:paraId="0354224B" w14:textId="77777777" w:rsidR="007A0B71" w:rsidRDefault="007A0B71" w:rsidP="007A0B71">
      <w:pPr>
        <w:pStyle w:val="Listaszerbekezds"/>
        <w:numPr>
          <w:ilvl w:val="1"/>
          <w:numId w:val="31"/>
        </w:numPr>
      </w:pPr>
      <w:r>
        <w:t>Egy kijelölhető</w:t>
      </w:r>
    </w:p>
    <w:p w14:paraId="4DB44ACC" w14:textId="77777777" w:rsidR="007A0B71" w:rsidRDefault="007A0B71" w:rsidP="007A0B71">
      <w:pPr>
        <w:pStyle w:val="Listaszerbekezds"/>
        <w:numPr>
          <w:ilvl w:val="1"/>
          <w:numId w:val="31"/>
        </w:numPr>
      </w:pPr>
      <w:r>
        <w:t>A táblázatos nézet oszlopai:</w:t>
      </w:r>
    </w:p>
    <w:p w14:paraId="18A64CC1" w14:textId="77777777" w:rsidR="007A0B71" w:rsidRDefault="007A0B71" w:rsidP="007A0B71">
      <w:pPr>
        <w:pStyle w:val="Listaszerbekezds"/>
        <w:numPr>
          <w:ilvl w:val="2"/>
          <w:numId w:val="31"/>
        </w:numPr>
      </w:pPr>
      <w:r>
        <w:t>Egyedi azonosító</w:t>
      </w:r>
    </w:p>
    <w:p w14:paraId="3EDB4E06" w14:textId="77777777" w:rsidR="007A0B71" w:rsidRDefault="007A0B71" w:rsidP="007A0B71">
      <w:pPr>
        <w:pStyle w:val="Listaszerbekezds"/>
        <w:numPr>
          <w:ilvl w:val="2"/>
          <w:numId w:val="31"/>
        </w:numPr>
      </w:pPr>
      <w:r>
        <w:t>Név (törzsszám)</w:t>
      </w:r>
    </w:p>
    <w:p w14:paraId="7E4D01B6" w14:textId="77777777" w:rsidR="007A0B71" w:rsidRDefault="007A0B71" w:rsidP="007A0B71">
      <w:pPr>
        <w:pStyle w:val="Listaszerbekezds"/>
        <w:numPr>
          <w:ilvl w:val="2"/>
          <w:numId w:val="31"/>
        </w:numPr>
      </w:pPr>
      <w:r>
        <w:t>Vállalat</w:t>
      </w:r>
    </w:p>
    <w:p w14:paraId="6B479289" w14:textId="77777777" w:rsidR="007A0B71" w:rsidRDefault="007A0B71" w:rsidP="007A0B71">
      <w:pPr>
        <w:pStyle w:val="Listaszerbekezds"/>
        <w:numPr>
          <w:ilvl w:val="2"/>
          <w:numId w:val="31"/>
        </w:numPr>
      </w:pPr>
      <w:r>
        <w:t>Szállító</w:t>
      </w:r>
    </w:p>
    <w:p w14:paraId="33CD6F82" w14:textId="77777777" w:rsidR="007A0B71" w:rsidRDefault="007A0B71" w:rsidP="007A0B71">
      <w:pPr>
        <w:pStyle w:val="Listaszerbekezds"/>
        <w:numPr>
          <w:ilvl w:val="2"/>
          <w:numId w:val="31"/>
        </w:numPr>
      </w:pPr>
      <w:r>
        <w:t>Adószám</w:t>
      </w:r>
    </w:p>
    <w:p w14:paraId="6B3B8AB1" w14:textId="77777777" w:rsidR="007A0B71" w:rsidRDefault="007A0B71" w:rsidP="007A0B71">
      <w:pPr>
        <w:pStyle w:val="Listaszerbekezds"/>
        <w:numPr>
          <w:ilvl w:val="2"/>
          <w:numId w:val="31"/>
        </w:numPr>
      </w:pPr>
      <w:r>
        <w:t>Számla sorszáma</w:t>
      </w:r>
    </w:p>
    <w:p w14:paraId="6644988B" w14:textId="77777777" w:rsidR="007A0B71" w:rsidRDefault="007A0B71" w:rsidP="007A0B71">
      <w:pPr>
        <w:pStyle w:val="Listaszerbekezds"/>
        <w:numPr>
          <w:ilvl w:val="2"/>
          <w:numId w:val="31"/>
        </w:numPr>
      </w:pPr>
      <w:r>
        <w:t>Igénylés dátuma</w:t>
      </w:r>
    </w:p>
    <w:p w14:paraId="709CEA3B" w14:textId="77777777" w:rsidR="007A0B71" w:rsidRDefault="007A0B71" w:rsidP="007A0B71">
      <w:pPr>
        <w:pStyle w:val="Listaszerbekezds"/>
        <w:numPr>
          <w:ilvl w:val="2"/>
          <w:numId w:val="31"/>
        </w:numPr>
      </w:pPr>
      <w:r>
        <w:t>Számla kelte</w:t>
      </w:r>
    </w:p>
    <w:p w14:paraId="4ED2BC30" w14:textId="77777777" w:rsidR="007A0B71" w:rsidRDefault="007A0B71" w:rsidP="007A0B71">
      <w:pPr>
        <w:pStyle w:val="Listaszerbekezds"/>
        <w:numPr>
          <w:ilvl w:val="2"/>
          <w:numId w:val="31"/>
        </w:numPr>
      </w:pPr>
      <w:r>
        <w:t>Bruttó összeg (Ft)</w:t>
      </w:r>
    </w:p>
    <w:p w14:paraId="058A66DE" w14:textId="77777777" w:rsidR="007A0B71" w:rsidRDefault="007A0B71" w:rsidP="007A0B71">
      <w:pPr>
        <w:pStyle w:val="Listaszerbekezds"/>
        <w:numPr>
          <w:ilvl w:val="2"/>
          <w:numId w:val="31"/>
        </w:numPr>
      </w:pPr>
      <w:r>
        <w:t>Áfa mértéke</w:t>
      </w:r>
    </w:p>
    <w:p w14:paraId="6C1187E0" w14:textId="1B1A4402" w:rsidR="007A0B71" w:rsidRDefault="007A0B71" w:rsidP="007A0B71">
      <w:pPr>
        <w:pStyle w:val="Listaszerbekezds"/>
        <w:numPr>
          <w:ilvl w:val="2"/>
          <w:numId w:val="31"/>
        </w:numPr>
      </w:pPr>
      <w:r>
        <w:t>Könyvelési dátum a bizonylaton</w:t>
      </w:r>
    </w:p>
    <w:p w14:paraId="77969229" w14:textId="77777777" w:rsidR="007A0B71" w:rsidRDefault="007A0B71" w:rsidP="007A0B71">
      <w:pPr>
        <w:pStyle w:val="Listaszerbekezds"/>
        <w:numPr>
          <w:ilvl w:val="0"/>
          <w:numId w:val="31"/>
        </w:numPr>
      </w:pPr>
      <w:r>
        <w:t>Szűrőmezők</w:t>
      </w:r>
    </w:p>
    <w:p w14:paraId="66721D69" w14:textId="77777777" w:rsidR="007A0B71" w:rsidRDefault="007A0B71" w:rsidP="007A0B71">
      <w:pPr>
        <w:pStyle w:val="Listaszerbekezds"/>
        <w:numPr>
          <w:ilvl w:val="1"/>
          <w:numId w:val="31"/>
        </w:numPr>
      </w:pPr>
      <w:r>
        <w:lastRenderedPageBreak/>
        <w:t>Vállalat</w:t>
      </w:r>
    </w:p>
    <w:p w14:paraId="42DF425A" w14:textId="77777777" w:rsidR="007A0B71" w:rsidRDefault="007A0B71" w:rsidP="007A0B71">
      <w:pPr>
        <w:pStyle w:val="Listaszerbekezds"/>
        <w:numPr>
          <w:ilvl w:val="1"/>
          <w:numId w:val="31"/>
        </w:numPr>
      </w:pPr>
      <w:r>
        <w:t>Név (törzsszám)</w:t>
      </w:r>
    </w:p>
    <w:p w14:paraId="0A013E2E" w14:textId="77777777" w:rsidR="007A0B71" w:rsidRDefault="007A0B71" w:rsidP="007A0B71">
      <w:pPr>
        <w:pStyle w:val="Listaszerbekezds"/>
        <w:numPr>
          <w:ilvl w:val="1"/>
          <w:numId w:val="31"/>
        </w:numPr>
      </w:pPr>
      <w:r>
        <w:t>Egyedi azonosító</w:t>
      </w:r>
    </w:p>
    <w:p w14:paraId="6CBB2920" w14:textId="77777777" w:rsidR="007A0B71" w:rsidRDefault="007A0B71" w:rsidP="007A0B71">
      <w:pPr>
        <w:pStyle w:val="Listaszerbekezds"/>
        <w:numPr>
          <w:ilvl w:val="1"/>
          <w:numId w:val="31"/>
        </w:numPr>
      </w:pPr>
      <w:r>
        <w:t>Év</w:t>
      </w:r>
    </w:p>
    <w:p w14:paraId="6325963A" w14:textId="77777777" w:rsidR="007A0B71" w:rsidRDefault="007A0B71" w:rsidP="007A0B71">
      <w:pPr>
        <w:pStyle w:val="Listaszerbekezds"/>
        <w:numPr>
          <w:ilvl w:val="1"/>
          <w:numId w:val="31"/>
        </w:numPr>
      </w:pPr>
      <w:r>
        <w:t>Igénylés dátuma</w:t>
      </w:r>
    </w:p>
    <w:p w14:paraId="28801025" w14:textId="77777777" w:rsidR="007A0B71" w:rsidRDefault="007A0B71" w:rsidP="007A0B71">
      <w:pPr>
        <w:pStyle w:val="Listaszerbekezds"/>
        <w:numPr>
          <w:ilvl w:val="1"/>
          <w:numId w:val="31"/>
        </w:numPr>
      </w:pPr>
      <w:r>
        <w:t>Aktív adatok (jelölőnégyzet)</w:t>
      </w:r>
    </w:p>
    <w:p w14:paraId="2C3B0989" w14:textId="77777777" w:rsidR="00BF419D" w:rsidRPr="00BF419D" w:rsidRDefault="00BF419D" w:rsidP="00BF419D"/>
    <w:p w14:paraId="6900F583" w14:textId="62A01E3B" w:rsidR="00BB7E36" w:rsidRDefault="0017579A" w:rsidP="0017579A">
      <w:pPr>
        <w:pStyle w:val="Cmsor2"/>
      </w:pPr>
      <w:r>
        <w:t>Szemüveg igénylés űrlap (form)</w:t>
      </w:r>
    </w:p>
    <w:p w14:paraId="516D608C" w14:textId="77777777" w:rsidR="0017579A" w:rsidRDefault="0017579A" w:rsidP="0017579A">
      <w:r>
        <w:t>Új igénylés indításakor, vagy meglévő megtekintésekor a következő form jelenik meg a felhasználónak:</w:t>
      </w:r>
    </w:p>
    <w:p w14:paraId="6C1DCBED" w14:textId="09692BCB" w:rsidR="0017579A" w:rsidRDefault="0049629F" w:rsidP="0017579A">
      <w:r>
        <w:rPr>
          <w:noProof/>
        </w:rPr>
        <w:drawing>
          <wp:inline distT="0" distB="0" distL="0" distR="0" wp14:anchorId="4DE787AC" wp14:editId="78E5227E">
            <wp:extent cx="6479540" cy="3103245"/>
            <wp:effectExtent l="0" t="0" r="0" b="1905"/>
            <wp:docPr id="570770810" name="Kép 1" descr="A képen szöveg, szoftver, Számítógépes ikon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70810" name="Kép 1" descr="A képen szöveg, szoftver, Számítógépes ikon, Weblap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2EFE" w14:textId="74ABAA65" w:rsidR="0017579A" w:rsidRDefault="0017579A" w:rsidP="0017579A">
      <w:r>
        <w:t>Szerkeszthető mezők:</w:t>
      </w:r>
    </w:p>
    <w:p w14:paraId="4B0681AB" w14:textId="77777777" w:rsidR="0017579A" w:rsidRDefault="0017579A" w:rsidP="0017579A"/>
    <w:p w14:paraId="259EC8D4" w14:textId="41731D1A" w:rsidR="0017579A" w:rsidRDefault="0017579A" w:rsidP="0017579A">
      <w:pPr>
        <w:pStyle w:val="Listaszerbekezds"/>
        <w:numPr>
          <w:ilvl w:val="0"/>
          <w:numId w:val="34"/>
        </w:numPr>
        <w:spacing w:after="200" w:line="276" w:lineRule="auto"/>
      </w:pPr>
      <w:r>
        <w:t>Üzemorvosi igazolás (fájl csatolása)</w:t>
      </w:r>
    </w:p>
    <w:p w14:paraId="29C8FC97" w14:textId="0A71B6CC" w:rsidR="0017579A" w:rsidRDefault="0017579A" w:rsidP="0017579A">
      <w:pPr>
        <w:pStyle w:val="Listaszerbekezds"/>
        <w:numPr>
          <w:ilvl w:val="0"/>
          <w:numId w:val="34"/>
        </w:numPr>
        <w:spacing w:after="200" w:line="276" w:lineRule="auto"/>
      </w:pPr>
      <w:r>
        <w:t>Számla (fájl csatolása)</w:t>
      </w:r>
    </w:p>
    <w:p w14:paraId="0388B5B2" w14:textId="53A96BF0" w:rsidR="0017579A" w:rsidRDefault="0017579A" w:rsidP="0017579A">
      <w:pPr>
        <w:pStyle w:val="Listaszerbekezds"/>
        <w:numPr>
          <w:ilvl w:val="0"/>
          <w:numId w:val="34"/>
        </w:numPr>
        <w:spacing w:after="200" w:line="276" w:lineRule="auto"/>
      </w:pPr>
      <w:r>
        <w:t>Számla sorszáma</w:t>
      </w:r>
    </w:p>
    <w:p w14:paraId="2EAF24F6" w14:textId="77777777" w:rsidR="0017579A" w:rsidRDefault="0017579A" w:rsidP="0017579A">
      <w:pPr>
        <w:pStyle w:val="Listaszerbekezds"/>
        <w:numPr>
          <w:ilvl w:val="0"/>
          <w:numId w:val="34"/>
        </w:numPr>
        <w:spacing w:after="200" w:line="276" w:lineRule="auto"/>
      </w:pPr>
      <w:r>
        <w:t>Számla kelte</w:t>
      </w:r>
    </w:p>
    <w:p w14:paraId="1029CD28" w14:textId="77777777" w:rsidR="0017579A" w:rsidRDefault="0017579A" w:rsidP="0017579A">
      <w:pPr>
        <w:pStyle w:val="Listaszerbekezds"/>
        <w:numPr>
          <w:ilvl w:val="0"/>
          <w:numId w:val="34"/>
        </w:numPr>
        <w:spacing w:after="200" w:line="276" w:lineRule="auto"/>
        <w:jc w:val="left"/>
      </w:pPr>
      <w:r>
        <w:t xml:space="preserve">Szállító kódja: a partnertörzsből kiválasztható. </w:t>
      </w:r>
    </w:p>
    <w:p w14:paraId="2EB03E91" w14:textId="77777777" w:rsidR="0017579A" w:rsidRDefault="0017579A" w:rsidP="0017579A">
      <w:pPr>
        <w:pStyle w:val="Listaszerbekezds"/>
        <w:numPr>
          <w:ilvl w:val="0"/>
          <w:numId w:val="34"/>
        </w:numPr>
        <w:spacing w:after="200" w:line="276" w:lineRule="auto"/>
        <w:jc w:val="left"/>
      </w:pPr>
      <w:r>
        <w:t>Számla bruttó összege (Ft-ban): maximum 35.000 Ft lehet</w:t>
      </w:r>
    </w:p>
    <w:p w14:paraId="3A5CFBA5" w14:textId="77777777" w:rsidR="0017579A" w:rsidRDefault="0017579A" w:rsidP="0017579A">
      <w:pPr>
        <w:pStyle w:val="Listaszerbekezds"/>
        <w:numPr>
          <w:ilvl w:val="0"/>
          <w:numId w:val="34"/>
        </w:numPr>
        <w:spacing w:after="200" w:line="276" w:lineRule="auto"/>
        <w:jc w:val="left"/>
      </w:pPr>
      <w:r>
        <w:t>ÁFA mértéke (kiválasztható): 27% vagy 0%</w:t>
      </w:r>
    </w:p>
    <w:p w14:paraId="1C2EC0E9" w14:textId="77777777" w:rsidR="0017579A" w:rsidRDefault="0017579A" w:rsidP="0017579A">
      <w:pPr>
        <w:ind w:left="65"/>
      </w:pPr>
      <w:r>
        <w:t>Jobb oldalon megjelenik a feltöltött számlakép, és egy másik fülön az üzemorvosi igazolás.</w:t>
      </w:r>
    </w:p>
    <w:p w14:paraId="48AB6790" w14:textId="77777777" w:rsidR="0017579A" w:rsidRDefault="0017579A" w:rsidP="0017579A">
      <w:pPr>
        <w:ind w:left="65"/>
      </w:pPr>
      <w:r>
        <w:rPr>
          <w:noProof/>
        </w:rPr>
        <w:lastRenderedPageBreak/>
        <w:drawing>
          <wp:inline distT="0" distB="0" distL="0" distR="0" wp14:anchorId="148615DF" wp14:editId="7701CE52">
            <wp:extent cx="5760720" cy="2065020"/>
            <wp:effectExtent l="0" t="0" r="0" b="0"/>
            <wp:docPr id="1186479212" name="Kép 1186479212" descr="A képen szöveg, képernyőkép, szá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, képernyőkép, szám, sor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6319" w14:textId="77777777" w:rsidR="005A537E" w:rsidRDefault="005A537E" w:rsidP="005A537E">
      <w:pPr>
        <w:rPr>
          <w:b/>
        </w:rPr>
      </w:pPr>
    </w:p>
    <w:p w14:paraId="4B7D56B0" w14:textId="6190163F" w:rsidR="005A537E" w:rsidRPr="004C1E40" w:rsidRDefault="005A537E" w:rsidP="005A537E">
      <w:pPr>
        <w:rPr>
          <w:b/>
        </w:rPr>
      </w:pPr>
      <w:r w:rsidRPr="004C1E40">
        <w:rPr>
          <w:b/>
        </w:rPr>
        <w:t>Hibakezelés/Rendszerüzenetek</w:t>
      </w:r>
    </w:p>
    <w:p w14:paraId="22737A54" w14:textId="77777777" w:rsidR="005A537E" w:rsidRDefault="005A537E" w:rsidP="005A537E">
      <w:pPr>
        <w:rPr>
          <w:color w:val="000000" w:themeColor="text1"/>
        </w:rPr>
      </w:pPr>
      <w:r w:rsidRPr="00212AD5">
        <w:rPr>
          <w:color w:val="000000" w:themeColor="text1"/>
        </w:rPr>
        <w:t xml:space="preserve">Az adott képernyőhöz </w:t>
      </w:r>
      <w:r>
        <w:rPr>
          <w:color w:val="000000" w:themeColor="text1"/>
        </w:rPr>
        <w:t>tartozó rendszerüzenetek:</w:t>
      </w:r>
    </w:p>
    <w:p w14:paraId="43289A91" w14:textId="77777777" w:rsidR="005A537E" w:rsidRDefault="005A537E" w:rsidP="005A537E"/>
    <w:tbl>
      <w:tblPr>
        <w:tblW w:w="500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1"/>
        <w:gridCol w:w="3113"/>
        <w:gridCol w:w="1302"/>
        <w:gridCol w:w="2674"/>
      </w:tblGrid>
      <w:tr w:rsidR="005A537E" w:rsidRPr="002C30FE" w14:paraId="018FEFEF" w14:textId="77777777" w:rsidTr="00FE7E5F">
        <w:trPr>
          <w:tblHeader/>
        </w:trPr>
        <w:tc>
          <w:tcPr>
            <w:tcW w:w="1525" w:type="pct"/>
            <w:shd w:val="clear" w:color="auto" w:fill="BFBFBF"/>
            <w:vAlign w:val="center"/>
          </w:tcPr>
          <w:p w14:paraId="07BE9368" w14:textId="77777777" w:rsidR="005A537E" w:rsidRPr="002C30FE" w:rsidRDefault="005A537E" w:rsidP="00FE7E5F">
            <w:pPr>
              <w:jc w:val="center"/>
              <w:rPr>
                <w:b/>
              </w:rPr>
            </w:pPr>
            <w:r>
              <w:rPr>
                <w:b/>
              </w:rPr>
              <w:t>Esetleírás</w:t>
            </w:r>
            <w:r w:rsidRPr="002C30FE">
              <w:rPr>
                <w:b/>
              </w:rPr>
              <w:t xml:space="preserve"> (HA)</w:t>
            </w:r>
          </w:p>
        </w:tc>
        <w:tc>
          <w:tcPr>
            <w:tcW w:w="1526" w:type="pct"/>
            <w:shd w:val="clear" w:color="auto" w:fill="BFBFBF"/>
            <w:vAlign w:val="center"/>
          </w:tcPr>
          <w:p w14:paraId="3529B162" w14:textId="77777777" w:rsidR="005A537E" w:rsidRPr="002C30FE" w:rsidRDefault="005A537E" w:rsidP="00FE7E5F">
            <w:pPr>
              <w:jc w:val="center"/>
              <w:rPr>
                <w:b/>
              </w:rPr>
            </w:pPr>
            <w:r w:rsidRPr="002C30FE">
              <w:rPr>
                <w:b/>
              </w:rPr>
              <w:t>Hibaüzenet (AKKOR)</w:t>
            </w:r>
          </w:p>
        </w:tc>
        <w:tc>
          <w:tcPr>
            <w:tcW w:w="638" w:type="pct"/>
            <w:shd w:val="clear" w:color="auto" w:fill="BFBFBF"/>
            <w:vAlign w:val="center"/>
          </w:tcPr>
          <w:p w14:paraId="1B86C3B6" w14:textId="77777777" w:rsidR="005A537E" w:rsidRPr="002C30FE" w:rsidRDefault="005A537E" w:rsidP="00FE7E5F">
            <w:pPr>
              <w:jc w:val="center"/>
              <w:rPr>
                <w:b/>
              </w:rPr>
            </w:pPr>
            <w:r>
              <w:rPr>
                <w:b/>
              </w:rPr>
              <w:t>Jelzés</w:t>
            </w:r>
            <w:r w:rsidRPr="002C30FE">
              <w:rPr>
                <w:b/>
              </w:rPr>
              <w:t xml:space="preserve"> típusa</w:t>
            </w:r>
          </w:p>
        </w:tc>
        <w:tc>
          <w:tcPr>
            <w:tcW w:w="1311" w:type="pct"/>
            <w:shd w:val="clear" w:color="auto" w:fill="BFBFBF"/>
            <w:vAlign w:val="center"/>
          </w:tcPr>
          <w:p w14:paraId="1C0EDF0E" w14:textId="77777777" w:rsidR="005A537E" w:rsidRDefault="005A537E" w:rsidP="00FE7E5F">
            <w:pPr>
              <w:jc w:val="center"/>
              <w:rPr>
                <w:b/>
              </w:rPr>
            </w:pPr>
            <w:r>
              <w:rPr>
                <w:b/>
              </w:rPr>
              <w:t>Futás befolyásolás</w:t>
            </w:r>
          </w:p>
        </w:tc>
      </w:tr>
      <w:tr w:rsidR="005A537E" w:rsidRPr="00B01853" w14:paraId="5B97B30D" w14:textId="77777777" w:rsidTr="00FE7E5F">
        <w:tc>
          <w:tcPr>
            <w:tcW w:w="1525" w:type="pct"/>
            <w:shd w:val="clear" w:color="auto" w:fill="auto"/>
          </w:tcPr>
          <w:p w14:paraId="09F4611F" w14:textId="77777777" w:rsidR="005A537E" w:rsidRDefault="005A537E" w:rsidP="00FE7E5F">
            <w:pPr>
              <w:jc w:val="left"/>
            </w:pPr>
            <w:r>
              <w:t>Kötelező mező üres</w:t>
            </w:r>
          </w:p>
        </w:tc>
        <w:tc>
          <w:tcPr>
            <w:tcW w:w="1526" w:type="pct"/>
            <w:shd w:val="clear" w:color="auto" w:fill="auto"/>
          </w:tcPr>
          <w:p w14:paraId="7F3E85B3" w14:textId="77777777" w:rsidR="005A537E" w:rsidRDefault="005A537E" w:rsidP="00FE7E5F">
            <w:pPr>
              <w:jc w:val="left"/>
            </w:pPr>
            <w:r>
              <w:t>A (…) mező kitöltése kötelező!</w:t>
            </w:r>
          </w:p>
        </w:tc>
        <w:tc>
          <w:tcPr>
            <w:tcW w:w="638" w:type="pct"/>
            <w:shd w:val="clear" w:color="auto" w:fill="auto"/>
          </w:tcPr>
          <w:p w14:paraId="1C9C2C83" w14:textId="77777777" w:rsidR="005A537E" w:rsidRDefault="005A537E" w:rsidP="00FE7E5F">
            <w:pPr>
              <w:jc w:val="left"/>
            </w:pPr>
            <w:r>
              <w:t>Hiba</w:t>
            </w:r>
          </w:p>
        </w:tc>
        <w:tc>
          <w:tcPr>
            <w:tcW w:w="1311" w:type="pct"/>
          </w:tcPr>
          <w:p w14:paraId="2E645EDB" w14:textId="77777777" w:rsidR="005A537E" w:rsidRDefault="005A537E" w:rsidP="00FE7E5F">
            <w:pPr>
              <w:jc w:val="left"/>
            </w:pPr>
            <w:r>
              <w:t>Nem történik mentés</w:t>
            </w:r>
          </w:p>
        </w:tc>
      </w:tr>
      <w:tr w:rsidR="005A537E" w:rsidRPr="00B01853" w14:paraId="563BDF53" w14:textId="77777777" w:rsidTr="00FE7E5F">
        <w:tc>
          <w:tcPr>
            <w:tcW w:w="1525" w:type="pct"/>
            <w:shd w:val="clear" w:color="auto" w:fill="auto"/>
          </w:tcPr>
          <w:p w14:paraId="65BCDC1A" w14:textId="77777777" w:rsidR="005A537E" w:rsidRDefault="005A537E" w:rsidP="00FE7E5F">
            <w:pPr>
              <w:jc w:val="left"/>
            </w:pPr>
            <w:r>
              <w:t>Számla értéke nem megfelelő</w:t>
            </w:r>
          </w:p>
        </w:tc>
        <w:tc>
          <w:tcPr>
            <w:tcW w:w="1526" w:type="pct"/>
            <w:shd w:val="clear" w:color="auto" w:fill="auto"/>
          </w:tcPr>
          <w:p w14:paraId="1954BE3E" w14:textId="77777777" w:rsidR="005A537E" w:rsidRDefault="005A537E" w:rsidP="00FE7E5F">
            <w:pPr>
              <w:jc w:val="left"/>
            </w:pPr>
            <w:r w:rsidRPr="00A776DA">
              <w:t>A számla bruttó összege 1 és 35.000 között kell legyen!</w:t>
            </w:r>
          </w:p>
        </w:tc>
        <w:tc>
          <w:tcPr>
            <w:tcW w:w="638" w:type="pct"/>
            <w:shd w:val="clear" w:color="auto" w:fill="auto"/>
          </w:tcPr>
          <w:p w14:paraId="63132078" w14:textId="77777777" w:rsidR="005A537E" w:rsidRDefault="005A537E" w:rsidP="00FE7E5F">
            <w:pPr>
              <w:jc w:val="left"/>
            </w:pPr>
            <w:r>
              <w:t>Hiba</w:t>
            </w:r>
          </w:p>
        </w:tc>
        <w:tc>
          <w:tcPr>
            <w:tcW w:w="1311" w:type="pct"/>
          </w:tcPr>
          <w:p w14:paraId="6FD19487" w14:textId="77777777" w:rsidR="005A537E" w:rsidRDefault="005A537E" w:rsidP="00FE7E5F">
            <w:pPr>
              <w:jc w:val="left"/>
            </w:pPr>
            <w:r>
              <w:t>Nem történik mentés</w:t>
            </w:r>
          </w:p>
        </w:tc>
      </w:tr>
    </w:tbl>
    <w:p w14:paraId="72B0CCA3" w14:textId="77777777" w:rsidR="0017579A" w:rsidRDefault="0017579A" w:rsidP="0017579A">
      <w:pPr>
        <w:ind w:left="65"/>
      </w:pPr>
    </w:p>
    <w:p w14:paraId="25477FA8" w14:textId="77777777" w:rsidR="005A537E" w:rsidRDefault="005A537E" w:rsidP="0017579A">
      <w:pPr>
        <w:ind w:left="65"/>
      </w:pPr>
    </w:p>
    <w:p w14:paraId="03A77471" w14:textId="754B9E2B" w:rsidR="0017579A" w:rsidRDefault="0017579A" w:rsidP="0017579A">
      <w:pPr>
        <w:ind w:left="65"/>
      </w:pPr>
      <w:r>
        <w:t>A partner kiválasztása külön ablakban tud történni</w:t>
      </w:r>
      <w:r w:rsidR="005A537E">
        <w:t xml:space="preserve"> (általános keresőmező minden mezőben keres)</w:t>
      </w:r>
      <w:r>
        <w:t>:</w:t>
      </w:r>
    </w:p>
    <w:p w14:paraId="4A2AC3D4" w14:textId="77777777" w:rsidR="0017579A" w:rsidRDefault="0017579A" w:rsidP="0017579A">
      <w:pPr>
        <w:ind w:left="65"/>
        <w:jc w:val="center"/>
      </w:pPr>
      <w:r>
        <w:rPr>
          <w:noProof/>
        </w:rPr>
        <w:drawing>
          <wp:inline distT="0" distB="0" distL="0" distR="0" wp14:anchorId="1B55167A" wp14:editId="2A4C155F">
            <wp:extent cx="3674430" cy="3450853"/>
            <wp:effectExtent l="0" t="0" r="2540" b="0"/>
            <wp:docPr id="392188295" name="Kép 392188295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, képernyőkép, szoftver, képernyő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7262" cy="348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5A77F5E" w14:textId="77777777" w:rsidR="0017579A" w:rsidRDefault="0017579A" w:rsidP="0017579A">
      <w:r>
        <w:lastRenderedPageBreak/>
        <w:t xml:space="preserve">A </w:t>
      </w:r>
      <w:r w:rsidRPr="005A537E">
        <w:rPr>
          <w:b/>
          <w:bCs/>
        </w:rPr>
        <w:t>partnertörzs rögzítő</w:t>
      </w:r>
      <w:r>
        <w:t xml:space="preserve"> azokat az igényléseket látja, amelyekkel feladata van. Itt egyetlen mezőt tud módosítani, a szállító kódját:</w:t>
      </w:r>
    </w:p>
    <w:p w14:paraId="161841DA" w14:textId="77777777" w:rsidR="0049629F" w:rsidRDefault="0017579A" w:rsidP="0017579A">
      <w:r>
        <w:rPr>
          <w:noProof/>
        </w:rPr>
        <w:drawing>
          <wp:inline distT="0" distB="0" distL="0" distR="0" wp14:anchorId="43DCA930" wp14:editId="5B0C8593">
            <wp:extent cx="5318106" cy="2503121"/>
            <wp:effectExtent l="0" t="0" r="0" b="0"/>
            <wp:docPr id="12" name="Kép 12" descr="A képen szöveg, szoftver, Számítógépes ikon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, szoftver, Számítógépes ikon, szám látható&#10;&#10;Automatikusan generált leírás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602" cy="251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4CF0" w14:textId="681C05D2" w:rsidR="0017579A" w:rsidRDefault="0017579A" w:rsidP="0017579A">
      <w:ins w:id="36" w:author="Turóczi Márton Gábor" w:date="2024-09-05T10:19:00Z">
        <w:r>
          <w:br/>
        </w:r>
      </w:ins>
      <w:r w:rsidR="0049629F">
        <w:rPr>
          <w:noProof/>
        </w:rPr>
        <w:drawing>
          <wp:inline distT="0" distB="0" distL="0" distR="0" wp14:anchorId="10A7084E" wp14:editId="2B1F3AB5">
            <wp:extent cx="6479540" cy="2343150"/>
            <wp:effectExtent l="0" t="0" r="0" b="0"/>
            <wp:docPr id="1294693703" name="Kép 1" descr="A képen szöveg, képernyőkép, szá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93703" name="Kép 1" descr="A képen szöveg, képernyőkép, szám, sor látható&#10;&#10;Előfordulhat, hogy a mesterséges intelligencia által létrehozott tartalom helytele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C090" w14:textId="77777777" w:rsidR="005A537E" w:rsidRDefault="005A537E" w:rsidP="0017579A"/>
    <w:p w14:paraId="20407487" w14:textId="0A6D480D" w:rsidR="00E83639" w:rsidRDefault="0049629F" w:rsidP="0017579A">
      <w:r>
        <w:t xml:space="preserve">A </w:t>
      </w:r>
      <w:r w:rsidRPr="005A537E">
        <w:rPr>
          <w:b/>
          <w:bCs/>
        </w:rPr>
        <w:t>könyvelő</w:t>
      </w:r>
      <w:r>
        <w:t xml:space="preserve"> számára több mező szerkeszthető, de a </w:t>
      </w:r>
      <w:r w:rsidR="00E83639">
        <w:t>feltöltött fájlokon már nem tud módosítani.</w:t>
      </w:r>
    </w:p>
    <w:p w14:paraId="33F5D0FE" w14:textId="128751C8" w:rsidR="0049629F" w:rsidRDefault="00E83639" w:rsidP="0017579A">
      <w:r>
        <w:rPr>
          <w:noProof/>
        </w:rPr>
        <w:drawing>
          <wp:inline distT="0" distB="0" distL="0" distR="0" wp14:anchorId="7AAEEA2B" wp14:editId="7B0BE619">
            <wp:extent cx="4936638" cy="2134813"/>
            <wp:effectExtent l="0" t="0" r="0" b="0"/>
            <wp:docPr id="1642326598" name="Kép 1" descr="A képen szöveg, szoftver, Számítógépes ikon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26598" name="Kép 1" descr="A képen szöveg, szoftver, Számítógépes ikon, Weblap látható&#10;&#10;Előfordulhat, hogy a mesterséges intelligencia által létrehozott tartalom helytelen."/>
                    <pic:cNvPicPr/>
                  </pic:nvPicPr>
                  <pic:blipFill rotWithShape="1">
                    <a:blip r:embed="rId28"/>
                    <a:srcRect b="9111"/>
                    <a:stretch/>
                  </pic:blipFill>
                  <pic:spPr bwMode="auto">
                    <a:xfrm>
                      <a:off x="0" y="0"/>
                      <a:ext cx="4976076" cy="2151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A5C8382" wp14:editId="362741B6">
            <wp:extent cx="4942248" cy="311433"/>
            <wp:effectExtent l="0" t="0" r="0" b="0"/>
            <wp:docPr id="19161253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253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2659" cy="32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40FA" w14:textId="21C92CAC" w:rsidR="0017579A" w:rsidRPr="0017579A" w:rsidRDefault="00FC1E52" w:rsidP="0017579A">
      <w:r>
        <w:rPr>
          <w:noProof/>
        </w:rPr>
        <w:lastRenderedPageBreak/>
        <w:drawing>
          <wp:inline distT="0" distB="0" distL="0" distR="0" wp14:anchorId="57CD987E" wp14:editId="67BB917C">
            <wp:extent cx="6479540" cy="2223770"/>
            <wp:effectExtent l="0" t="0" r="0" b="5080"/>
            <wp:docPr id="30539462" name="Kép 1" descr="A képen szöveg, képernyőkép, szá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9462" name="Kép 1" descr="A képen szöveg, képernyőkép, szám, sor látható&#10;&#10;Előfordulhat, hogy a mesterséges intelligencia által létrehozott tartalom helytele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83F1" w14:textId="77777777" w:rsidR="0017579A" w:rsidRDefault="0017579A" w:rsidP="00BB7E36"/>
    <w:p w14:paraId="22E4537D" w14:textId="6EFEEA1C" w:rsidR="00A24BF2" w:rsidRPr="000B1877" w:rsidRDefault="00ED6B95" w:rsidP="00A24BF2">
      <w:pPr>
        <w:pStyle w:val="Cmsor3"/>
      </w:pPr>
      <w:bookmarkStart w:id="37" w:name="_Toc20914280"/>
      <w:bookmarkStart w:id="38" w:name="_Toc41654531"/>
      <w:bookmarkStart w:id="39" w:name="_Toc190672320"/>
      <w:r w:rsidRPr="003916B6">
        <w:t>E-</w:t>
      </w:r>
      <w:r w:rsidRPr="006D0EB6">
        <w:t>mail</w:t>
      </w:r>
      <w:r w:rsidRPr="003916B6">
        <w:t xml:space="preserve"> </w:t>
      </w:r>
      <w:bookmarkEnd w:id="37"/>
      <w:r>
        <w:t>sablonok</w:t>
      </w:r>
      <w:bookmarkEnd w:id="38"/>
      <w:bookmarkEnd w:id="39"/>
      <w:r w:rsidR="00A24BF2">
        <w:t xml:space="preserve"> – automatikus értesítések</w:t>
      </w:r>
    </w:p>
    <w:p w14:paraId="2C63B941" w14:textId="77777777" w:rsidR="00A24BF2" w:rsidRPr="00A24BF2" w:rsidRDefault="00A24BF2" w:rsidP="00A24BF2">
      <w:pPr>
        <w:rPr>
          <w:rFonts w:cstheme="minorHAnsi"/>
        </w:rPr>
      </w:pPr>
    </w:p>
    <w:p w14:paraId="08C6BA19" w14:textId="5FBD056A" w:rsidR="00A24BF2" w:rsidRPr="00A24BF2" w:rsidRDefault="00A24BF2" w:rsidP="00A24BF2">
      <w:pPr>
        <w:pStyle w:val="Cmsor4"/>
      </w:pPr>
      <w:r w:rsidRPr="00A24BF2">
        <w:t>Ügyfélszolgálat az igényt jóváhagyja</w:t>
      </w:r>
    </w:p>
    <w:p w14:paraId="4ADE0F7F" w14:textId="77777777" w:rsidR="00A24BF2" w:rsidRPr="00A24BF2" w:rsidRDefault="00A24BF2" w:rsidP="00A24BF2">
      <w:pPr>
        <w:rPr>
          <w:rFonts w:cstheme="minorHAnsi"/>
        </w:rPr>
      </w:pPr>
    </w:p>
    <w:p w14:paraId="1775C800" w14:textId="2CD41243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 xml:space="preserve"> Itt a cél csupán a tájékoztatás, munkavállalónak csak tudomásul kell vennie.</w:t>
      </w:r>
    </w:p>
    <w:p w14:paraId="1C866452" w14:textId="77777777" w:rsidR="00A24BF2" w:rsidRPr="00A24BF2" w:rsidRDefault="00A24BF2" w:rsidP="00A24BF2">
      <w:pPr>
        <w:rPr>
          <w:rFonts w:cstheme="minorHAnsi"/>
        </w:rPr>
      </w:pPr>
    </w:p>
    <w:p w14:paraId="6AC359BB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Kedves %Munkavállaló neve%!</w:t>
      </w:r>
    </w:p>
    <w:p w14:paraId="635640C2" w14:textId="77777777" w:rsidR="00A24BF2" w:rsidRPr="00A24BF2" w:rsidRDefault="00A24BF2" w:rsidP="00A24BF2">
      <w:pPr>
        <w:rPr>
          <w:rFonts w:cstheme="minorHAnsi"/>
        </w:rPr>
      </w:pPr>
    </w:p>
    <w:p w14:paraId="7EFF4CE8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A HRP Szemüveg költségtérítés modulban a %iktatószám% ügyszámon feladott elszámolási igénye jóváhagyásra került.</w:t>
      </w:r>
    </w:p>
    <w:p w14:paraId="233658D8" w14:textId="77777777" w:rsidR="00A24BF2" w:rsidRPr="00A24BF2" w:rsidRDefault="00A24BF2" w:rsidP="00A24BF2">
      <w:pPr>
        <w:rPr>
          <w:rFonts w:cstheme="minorHAnsi"/>
        </w:rPr>
      </w:pPr>
    </w:p>
    <w:p w14:paraId="76FB13FB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Igény részletei:</w:t>
      </w:r>
    </w:p>
    <w:p w14:paraId="193A8942" w14:textId="77777777" w:rsidR="00A24BF2" w:rsidRPr="00A24BF2" w:rsidRDefault="00A24BF2" w:rsidP="00A24BF2">
      <w:pPr>
        <w:rPr>
          <w:rFonts w:cstheme="minorHAnsi"/>
        </w:rPr>
      </w:pPr>
    </w:p>
    <w:p w14:paraId="75B0733A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Igénylő neve: %igénylő munkavállaló neve%</w:t>
      </w:r>
    </w:p>
    <w:p w14:paraId="0D417880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Törzsszám: %igénylő munkavállaló törzsszáma%</w:t>
      </w:r>
    </w:p>
    <w:p w14:paraId="23B886DE" w14:textId="77777777" w:rsidR="00A24BF2" w:rsidRPr="00A24BF2" w:rsidRDefault="00A24BF2" w:rsidP="00A24BF2">
      <w:pPr>
        <w:rPr>
          <w:rFonts w:cstheme="minorHAnsi"/>
        </w:rPr>
      </w:pPr>
    </w:p>
    <w:p w14:paraId="791AA73F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Link a HRP szemüveg költségtérítés oldal adott feladatkártyájára (Szemüveg költségtérítés/Szemüveg igénylése képernyőn)</w:t>
      </w:r>
    </w:p>
    <w:p w14:paraId="0E8F095C" w14:textId="77777777" w:rsidR="00A24BF2" w:rsidRPr="00A24BF2" w:rsidRDefault="00A24BF2" w:rsidP="00A24BF2">
      <w:pPr>
        <w:rPr>
          <w:rFonts w:cstheme="minorHAnsi"/>
        </w:rPr>
      </w:pPr>
    </w:p>
    <w:p w14:paraId="2066D070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Ez egy automatikus e-mail, kérjük ne válaszoljon rá!</w:t>
      </w:r>
    </w:p>
    <w:p w14:paraId="23570D24" w14:textId="77777777" w:rsidR="00A24BF2" w:rsidRPr="00A24BF2" w:rsidRDefault="00A24BF2" w:rsidP="00A24BF2">
      <w:pPr>
        <w:rPr>
          <w:rFonts w:cstheme="minorHAnsi"/>
        </w:rPr>
      </w:pPr>
    </w:p>
    <w:p w14:paraId="31DF5B0F" w14:textId="2D7B6B6D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 xml:space="preserve"> </w:t>
      </w:r>
    </w:p>
    <w:p w14:paraId="60B512C8" w14:textId="77777777" w:rsidR="00A24BF2" w:rsidRPr="00A24BF2" w:rsidRDefault="00A24BF2" w:rsidP="00A24BF2">
      <w:pPr>
        <w:rPr>
          <w:rFonts w:cstheme="minorHAnsi"/>
        </w:rPr>
      </w:pPr>
    </w:p>
    <w:p w14:paraId="1D9E75AC" w14:textId="3C5A8412" w:rsidR="00A24BF2" w:rsidRPr="00A24BF2" w:rsidRDefault="00A24BF2" w:rsidP="00A24BF2">
      <w:pPr>
        <w:pStyle w:val="Cmsor4"/>
      </w:pPr>
      <w:r w:rsidRPr="00A24BF2">
        <w:t>Ügyfélszolgálat, vagy Partnertörzs rögzítő hiánypótlást kér</w:t>
      </w:r>
    </w:p>
    <w:p w14:paraId="63151A5A" w14:textId="77777777" w:rsidR="00A24BF2" w:rsidRPr="00A24BF2" w:rsidRDefault="00A24BF2" w:rsidP="00A24BF2">
      <w:pPr>
        <w:rPr>
          <w:rFonts w:cstheme="minorHAnsi"/>
        </w:rPr>
      </w:pPr>
    </w:p>
    <w:p w14:paraId="704F975D" w14:textId="0F24D0F0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Ebben az esetben a munkavállalónak teendője van, amit az Ügyfélszolgálat munkatársa CRM jegyzetben, vagy Partnertörzs rögzítő üzenetben konkrétan leír.</w:t>
      </w:r>
    </w:p>
    <w:p w14:paraId="386EAB25" w14:textId="77777777" w:rsidR="00A24BF2" w:rsidRPr="00A24BF2" w:rsidRDefault="00A24BF2" w:rsidP="00A24BF2">
      <w:pPr>
        <w:rPr>
          <w:rFonts w:cstheme="minorHAnsi"/>
        </w:rPr>
      </w:pPr>
    </w:p>
    <w:p w14:paraId="08A874B3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lastRenderedPageBreak/>
        <w:t>Kedves %Munkavállaló neve%!</w:t>
      </w:r>
    </w:p>
    <w:p w14:paraId="4191AABA" w14:textId="77777777" w:rsidR="00A24BF2" w:rsidRPr="00A24BF2" w:rsidRDefault="00A24BF2" w:rsidP="00A24BF2">
      <w:pPr>
        <w:rPr>
          <w:rFonts w:cstheme="minorHAnsi"/>
        </w:rPr>
      </w:pPr>
    </w:p>
    <w:p w14:paraId="0C4F8827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A HRP Szemüveg költségtérítés modulban a %iktatószám% ügyszámon feladott elszámolási igényének elbírálásához hiánypótlás szükséges.</w:t>
      </w:r>
    </w:p>
    <w:p w14:paraId="6226E6D4" w14:textId="77777777" w:rsidR="00A24BF2" w:rsidRPr="00A24BF2" w:rsidRDefault="00A24BF2" w:rsidP="00A24BF2">
      <w:pPr>
        <w:rPr>
          <w:rFonts w:cstheme="minorHAnsi"/>
        </w:rPr>
      </w:pPr>
    </w:p>
    <w:p w14:paraId="097248BB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Igény részletei:</w:t>
      </w:r>
    </w:p>
    <w:p w14:paraId="005CEF20" w14:textId="77777777" w:rsidR="00A24BF2" w:rsidRPr="00A24BF2" w:rsidRDefault="00A24BF2" w:rsidP="00A24BF2">
      <w:pPr>
        <w:rPr>
          <w:rFonts w:cstheme="minorHAnsi"/>
        </w:rPr>
      </w:pPr>
    </w:p>
    <w:p w14:paraId="084E5327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Igénylő neve: %igénylő munkavállaló neve%</w:t>
      </w:r>
    </w:p>
    <w:p w14:paraId="3FD8BF4F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Törzsszám: %igénylő munkavállaló törzsszáma%</w:t>
      </w:r>
    </w:p>
    <w:p w14:paraId="79300E22" w14:textId="77777777" w:rsidR="00A24BF2" w:rsidRPr="00A24BF2" w:rsidRDefault="00A24BF2" w:rsidP="00A24BF2">
      <w:pPr>
        <w:rPr>
          <w:rFonts w:cstheme="minorHAnsi"/>
        </w:rPr>
      </w:pPr>
    </w:p>
    <w:p w14:paraId="439B141B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Hiánypótlás tárgya:</w:t>
      </w:r>
    </w:p>
    <w:p w14:paraId="2F5F1D10" w14:textId="77777777" w:rsidR="00A24BF2" w:rsidRPr="00A24BF2" w:rsidRDefault="00A24BF2" w:rsidP="00A24BF2">
      <w:pPr>
        <w:rPr>
          <w:rFonts w:cstheme="minorHAnsi"/>
        </w:rPr>
      </w:pPr>
    </w:p>
    <w:p w14:paraId="6EEAACB3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%Ügyfélszolgálati referens által a CRM jegyzetbe, vagy Partnertörzs rögzítő által üzenetben beírt szöveg átemelése%</w:t>
      </w:r>
    </w:p>
    <w:p w14:paraId="3BF05094" w14:textId="77777777" w:rsidR="00A24BF2" w:rsidRPr="00A24BF2" w:rsidRDefault="00A24BF2" w:rsidP="00A24BF2">
      <w:pPr>
        <w:rPr>
          <w:rFonts w:cstheme="minorHAnsi"/>
        </w:rPr>
      </w:pPr>
    </w:p>
    <w:p w14:paraId="0D5019DB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 xml:space="preserve"> </w:t>
      </w:r>
    </w:p>
    <w:p w14:paraId="54FCA31A" w14:textId="77777777" w:rsidR="00A24BF2" w:rsidRPr="00A24BF2" w:rsidRDefault="00A24BF2" w:rsidP="00A24BF2">
      <w:pPr>
        <w:rPr>
          <w:rFonts w:cstheme="minorHAnsi"/>
        </w:rPr>
      </w:pPr>
    </w:p>
    <w:p w14:paraId="7B09ED4A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 xml:space="preserve">Link a HRP szemüveg költségtérítés oldal adott feladatkártyájára mutasson, konkrétan oda, ahol fel kell töltenie a hiánypótlásban érintett </w:t>
      </w:r>
      <w:proofErr w:type="spellStart"/>
      <w:r w:rsidRPr="00A24BF2">
        <w:rPr>
          <w:rFonts w:cstheme="minorHAnsi"/>
        </w:rPr>
        <w:t>dokumetumot</w:t>
      </w:r>
      <w:proofErr w:type="spellEnd"/>
      <w:r w:rsidRPr="00A24BF2">
        <w:rPr>
          <w:rFonts w:cstheme="minorHAnsi"/>
        </w:rPr>
        <w:t xml:space="preserve"> (Szemüveg költségtérítés/Szemüveg igénylése képernyőn)</w:t>
      </w:r>
    </w:p>
    <w:p w14:paraId="46E12FB6" w14:textId="77777777" w:rsidR="00A24BF2" w:rsidRPr="00A24BF2" w:rsidRDefault="00A24BF2" w:rsidP="00A24BF2">
      <w:pPr>
        <w:rPr>
          <w:rFonts w:cstheme="minorHAnsi"/>
        </w:rPr>
      </w:pPr>
    </w:p>
    <w:p w14:paraId="47F02E76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Ez egy automatikus e-mail, kérjük ne válaszoljon rá!</w:t>
      </w:r>
    </w:p>
    <w:p w14:paraId="64333A6F" w14:textId="77777777" w:rsidR="00A24BF2" w:rsidRPr="00A24BF2" w:rsidRDefault="00A24BF2" w:rsidP="00A24BF2">
      <w:pPr>
        <w:rPr>
          <w:rFonts w:cstheme="minorHAnsi"/>
        </w:rPr>
      </w:pPr>
    </w:p>
    <w:p w14:paraId="3BB55F6F" w14:textId="77777777" w:rsidR="00A24BF2" w:rsidRPr="00A24BF2" w:rsidRDefault="00A24BF2" w:rsidP="00A24BF2">
      <w:pPr>
        <w:rPr>
          <w:rFonts w:cstheme="minorHAnsi"/>
        </w:rPr>
      </w:pPr>
    </w:p>
    <w:p w14:paraId="381B08E8" w14:textId="32EDCCE1" w:rsidR="00A24BF2" w:rsidRPr="00A24BF2" w:rsidRDefault="00A24BF2" w:rsidP="00A24BF2">
      <w:pPr>
        <w:pStyle w:val="Cmsor4"/>
      </w:pPr>
      <w:r w:rsidRPr="00A24BF2">
        <w:t>Ügyfélszolgálat az igényt elutasítja</w:t>
      </w:r>
    </w:p>
    <w:p w14:paraId="7A6BC1C7" w14:textId="67D99380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 xml:space="preserve"> </w:t>
      </w:r>
    </w:p>
    <w:p w14:paraId="12F5F255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Ebben az esetben a munkavállalónak feladata nincs, de az elutasítás okát az Ügyfélszolgálat munkatársa CRM jegyzetben konkrétan leírja.</w:t>
      </w:r>
    </w:p>
    <w:p w14:paraId="005E5DF5" w14:textId="77777777" w:rsidR="00A24BF2" w:rsidRPr="00A24BF2" w:rsidRDefault="00A24BF2" w:rsidP="00A24BF2">
      <w:pPr>
        <w:rPr>
          <w:rFonts w:cstheme="minorHAnsi"/>
        </w:rPr>
      </w:pPr>
    </w:p>
    <w:p w14:paraId="3F472086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Kedves %Munkavállaló neve%!</w:t>
      </w:r>
    </w:p>
    <w:p w14:paraId="26B78814" w14:textId="77777777" w:rsidR="00A24BF2" w:rsidRPr="00A24BF2" w:rsidRDefault="00A24BF2" w:rsidP="00A24BF2">
      <w:pPr>
        <w:rPr>
          <w:rFonts w:cstheme="minorHAnsi"/>
        </w:rPr>
      </w:pPr>
    </w:p>
    <w:p w14:paraId="69EC2F7F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A HRP Szemüveg költségtérítés modulban a %iktatószám% ügyszámon feladott elszámolási igénye elutasításra került.</w:t>
      </w:r>
    </w:p>
    <w:p w14:paraId="24E6F8E0" w14:textId="77777777" w:rsidR="00A24BF2" w:rsidRPr="00A24BF2" w:rsidRDefault="00A24BF2" w:rsidP="00A24BF2">
      <w:pPr>
        <w:rPr>
          <w:rFonts w:cstheme="minorHAnsi"/>
        </w:rPr>
      </w:pPr>
    </w:p>
    <w:p w14:paraId="4BE665C4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Igény részletei:</w:t>
      </w:r>
    </w:p>
    <w:p w14:paraId="60DAF97A" w14:textId="77777777" w:rsidR="00A24BF2" w:rsidRPr="00A24BF2" w:rsidRDefault="00A24BF2" w:rsidP="00A24BF2">
      <w:pPr>
        <w:rPr>
          <w:rFonts w:cstheme="minorHAnsi"/>
        </w:rPr>
      </w:pPr>
    </w:p>
    <w:p w14:paraId="4BA19F07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Igénylő neve: %igénylő munkavállaló neve%</w:t>
      </w:r>
    </w:p>
    <w:p w14:paraId="125EA3FE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Törzsszám: %igénylő munkavállaló törzsszáma%</w:t>
      </w:r>
    </w:p>
    <w:p w14:paraId="53C5EF95" w14:textId="77777777" w:rsidR="00A24BF2" w:rsidRPr="00A24BF2" w:rsidRDefault="00A24BF2" w:rsidP="00A24BF2">
      <w:pPr>
        <w:rPr>
          <w:rFonts w:cstheme="minorHAnsi"/>
        </w:rPr>
      </w:pPr>
    </w:p>
    <w:p w14:paraId="6B851CB0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Elutasítás indoklása:</w:t>
      </w:r>
    </w:p>
    <w:p w14:paraId="6CAA8BEA" w14:textId="77777777" w:rsidR="00A24BF2" w:rsidRPr="00A24BF2" w:rsidRDefault="00A24BF2" w:rsidP="00A24BF2">
      <w:pPr>
        <w:rPr>
          <w:rFonts w:cstheme="minorHAnsi"/>
        </w:rPr>
      </w:pPr>
    </w:p>
    <w:p w14:paraId="65C67323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lastRenderedPageBreak/>
        <w:t>%Ügyfélszolgálati referens által a CRM jegyzetbe beírt szöveg átemelése%</w:t>
      </w:r>
    </w:p>
    <w:p w14:paraId="46D717DF" w14:textId="77777777" w:rsidR="00A24BF2" w:rsidRPr="00A24BF2" w:rsidRDefault="00A24BF2" w:rsidP="00A24BF2">
      <w:pPr>
        <w:rPr>
          <w:rFonts w:cstheme="minorHAnsi"/>
        </w:rPr>
      </w:pPr>
    </w:p>
    <w:p w14:paraId="44BBA9D1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Link a HRP szemüveg költségtérítés oldal adott feladatkártyájára mutasson (Szemüveg költségtérítés/Szemüveg igénylése képernyőn)</w:t>
      </w:r>
    </w:p>
    <w:p w14:paraId="6E6E8EAA" w14:textId="77777777" w:rsidR="00A24BF2" w:rsidRPr="00A24BF2" w:rsidRDefault="00A24BF2" w:rsidP="00A24BF2">
      <w:pPr>
        <w:rPr>
          <w:rFonts w:cstheme="minorHAnsi"/>
        </w:rPr>
      </w:pPr>
    </w:p>
    <w:p w14:paraId="22640480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Ez egy automatikus e-mail, kérjük ne válaszoljon rá!</w:t>
      </w:r>
    </w:p>
    <w:p w14:paraId="720D55F9" w14:textId="77777777" w:rsidR="00A24BF2" w:rsidRPr="00A24BF2" w:rsidRDefault="00A24BF2" w:rsidP="00A24BF2">
      <w:pPr>
        <w:rPr>
          <w:rFonts w:cstheme="minorHAnsi"/>
        </w:rPr>
      </w:pPr>
    </w:p>
    <w:p w14:paraId="04A8297F" w14:textId="57FFBBD5" w:rsidR="00A24BF2" w:rsidRPr="00A24BF2" w:rsidRDefault="00A24BF2" w:rsidP="00A24BF2">
      <w:pPr>
        <w:pStyle w:val="Cmsor4"/>
      </w:pPr>
      <w:r w:rsidRPr="00A24BF2">
        <w:t xml:space="preserve">Partnertörzs: mikor partnertörzs </w:t>
      </w:r>
      <w:proofErr w:type="spellStart"/>
      <w:r w:rsidRPr="00A24BF2">
        <w:t>rögzítőhöz</w:t>
      </w:r>
      <w:proofErr w:type="spellEnd"/>
      <w:r w:rsidRPr="00A24BF2">
        <w:t xml:space="preserve"> érkezik a partnertörzs rögzítés feladata</w:t>
      </w:r>
    </w:p>
    <w:p w14:paraId="424CA050" w14:textId="77777777" w:rsidR="00A24BF2" w:rsidRPr="00A24BF2" w:rsidRDefault="00A24BF2" w:rsidP="00A24BF2">
      <w:pPr>
        <w:rPr>
          <w:rFonts w:cstheme="minorHAnsi"/>
        </w:rPr>
      </w:pPr>
    </w:p>
    <w:p w14:paraId="10AEF93A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Címzett: MVZ-Partnertörzs (partnertorzs@mav.hu)</w:t>
      </w:r>
    </w:p>
    <w:p w14:paraId="239BE995" w14:textId="77777777" w:rsidR="00A24BF2" w:rsidRPr="00A24BF2" w:rsidRDefault="00A24BF2" w:rsidP="00A24BF2">
      <w:pPr>
        <w:rPr>
          <w:rFonts w:cstheme="minorHAnsi"/>
        </w:rPr>
      </w:pPr>
    </w:p>
    <w:p w14:paraId="2F5CC5DB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Tárgy: HRP %iktatószám% partnertörzs feladat</w:t>
      </w:r>
    </w:p>
    <w:p w14:paraId="090C46F7" w14:textId="77777777" w:rsidR="00A24BF2" w:rsidRPr="00A24BF2" w:rsidRDefault="00A24BF2" w:rsidP="00A24BF2">
      <w:pPr>
        <w:rPr>
          <w:rFonts w:cstheme="minorHAnsi"/>
        </w:rPr>
      </w:pPr>
    </w:p>
    <w:p w14:paraId="370B1998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Tisztelt Partnertörzskezelő csoport!</w:t>
      </w:r>
    </w:p>
    <w:p w14:paraId="3FE1A7F9" w14:textId="77777777" w:rsidR="00A24BF2" w:rsidRPr="00A24BF2" w:rsidRDefault="00A24BF2" w:rsidP="00A24BF2">
      <w:pPr>
        <w:rPr>
          <w:rFonts w:cstheme="minorHAnsi"/>
        </w:rPr>
      </w:pPr>
    </w:p>
    <w:p w14:paraId="4EF5C76F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A HRP Szemüveg költségtérítés modulban a %iktatószám% ügyszámon partnertörzskezelői feladat keletkezett.</w:t>
      </w:r>
    </w:p>
    <w:p w14:paraId="45F0CE35" w14:textId="77777777" w:rsidR="00A24BF2" w:rsidRPr="00A24BF2" w:rsidRDefault="00A24BF2" w:rsidP="00A24BF2">
      <w:pPr>
        <w:rPr>
          <w:rFonts w:cstheme="minorHAnsi"/>
        </w:rPr>
      </w:pPr>
    </w:p>
    <w:p w14:paraId="42239BC6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Igény részletei:</w:t>
      </w:r>
    </w:p>
    <w:p w14:paraId="6B1BD092" w14:textId="77777777" w:rsidR="00A24BF2" w:rsidRPr="00A24BF2" w:rsidRDefault="00A24BF2" w:rsidP="00A24BF2">
      <w:pPr>
        <w:rPr>
          <w:rFonts w:cstheme="minorHAnsi"/>
        </w:rPr>
      </w:pPr>
    </w:p>
    <w:p w14:paraId="251D627C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Igénylő neve: %igénylő munkavállaló neve%</w:t>
      </w:r>
    </w:p>
    <w:p w14:paraId="7357E2D2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Törzsszám: %igénylő munkavállaló törzsszáma%</w:t>
      </w:r>
    </w:p>
    <w:p w14:paraId="0DA57FD6" w14:textId="77777777" w:rsidR="00A24BF2" w:rsidRPr="00A24BF2" w:rsidRDefault="00A24BF2" w:rsidP="00A24BF2">
      <w:pPr>
        <w:rPr>
          <w:rFonts w:cstheme="minorHAnsi"/>
        </w:rPr>
      </w:pPr>
    </w:p>
    <w:p w14:paraId="2125FDCD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Link a HRP szemüveg költségtérítés oldal adott feladatkártyájára (Szemüveg költségtérítés/Partnertörzs rögzítés képernyőn)</w:t>
      </w:r>
    </w:p>
    <w:p w14:paraId="498658C5" w14:textId="77777777" w:rsidR="00A24BF2" w:rsidRPr="00A24BF2" w:rsidRDefault="00A24BF2" w:rsidP="00A24BF2">
      <w:pPr>
        <w:rPr>
          <w:rFonts w:cstheme="minorHAnsi"/>
        </w:rPr>
      </w:pPr>
    </w:p>
    <w:p w14:paraId="4208595B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Ez egy automatikus e-mail, kérjük ne válaszoljon rá!</w:t>
      </w:r>
    </w:p>
    <w:p w14:paraId="5558BF17" w14:textId="77777777" w:rsidR="00A24BF2" w:rsidRPr="00A24BF2" w:rsidRDefault="00A24BF2" w:rsidP="00A24BF2">
      <w:pPr>
        <w:rPr>
          <w:rFonts w:cstheme="minorHAnsi"/>
        </w:rPr>
      </w:pPr>
    </w:p>
    <w:p w14:paraId="48A7B6B0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 xml:space="preserve"> </w:t>
      </w:r>
    </w:p>
    <w:p w14:paraId="651855E7" w14:textId="77777777" w:rsidR="00A24BF2" w:rsidRPr="00A24BF2" w:rsidRDefault="00A24BF2" w:rsidP="00A24BF2">
      <w:pPr>
        <w:rPr>
          <w:rFonts w:cstheme="minorHAnsi"/>
        </w:rPr>
      </w:pPr>
    </w:p>
    <w:p w14:paraId="71A46232" w14:textId="014EF9FD" w:rsidR="00A24BF2" w:rsidRPr="00A24BF2" w:rsidRDefault="00A24BF2" w:rsidP="00A24BF2">
      <w:pPr>
        <w:pStyle w:val="Cmsor4"/>
      </w:pPr>
      <w:r w:rsidRPr="00A24BF2">
        <w:t>Bejövő számla könyvelő: mikor CRM-ben jóváhagyják az igényt</w:t>
      </w:r>
    </w:p>
    <w:p w14:paraId="4A580BDA" w14:textId="77777777" w:rsidR="00A24BF2" w:rsidRPr="00A24BF2" w:rsidRDefault="00A24BF2" w:rsidP="00A24BF2">
      <w:pPr>
        <w:rPr>
          <w:rFonts w:cstheme="minorHAnsi"/>
        </w:rPr>
      </w:pPr>
    </w:p>
    <w:p w14:paraId="2ECB956B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Címzett: MÁV-SZK könyvelés (konyveles@mav-szk.hu)</w:t>
      </w:r>
    </w:p>
    <w:p w14:paraId="533000F0" w14:textId="77777777" w:rsidR="00A24BF2" w:rsidRPr="00A24BF2" w:rsidRDefault="00A24BF2" w:rsidP="00A24BF2">
      <w:pPr>
        <w:rPr>
          <w:rFonts w:cstheme="minorHAnsi"/>
        </w:rPr>
      </w:pPr>
    </w:p>
    <w:p w14:paraId="73A0D392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Tárgy: HRP %iktatószám% könyvelő feladat</w:t>
      </w:r>
    </w:p>
    <w:p w14:paraId="7BE186D0" w14:textId="77777777" w:rsidR="00A24BF2" w:rsidRPr="00A24BF2" w:rsidRDefault="00A24BF2" w:rsidP="00A24BF2">
      <w:pPr>
        <w:rPr>
          <w:rFonts w:cstheme="minorHAnsi"/>
        </w:rPr>
      </w:pPr>
    </w:p>
    <w:p w14:paraId="687840D4" w14:textId="1E2154EE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 xml:space="preserve"> Tisztelt Bejövő számla könyvelés!</w:t>
      </w:r>
    </w:p>
    <w:p w14:paraId="685BE931" w14:textId="77777777" w:rsidR="00A24BF2" w:rsidRPr="00A24BF2" w:rsidRDefault="00A24BF2" w:rsidP="00A24BF2">
      <w:pPr>
        <w:rPr>
          <w:rFonts w:cstheme="minorHAnsi"/>
        </w:rPr>
      </w:pPr>
    </w:p>
    <w:p w14:paraId="290DF763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A HRP Szemüveg költségtérítés modulban a %iktatószám% ügyszámon feladott elszámolási igény a Humán szolgáltatás részéről jóváhagyásra került. Kérjük ellenőrizze a számla alapján a rögzített adatokat.</w:t>
      </w:r>
    </w:p>
    <w:p w14:paraId="17D84ABD" w14:textId="77777777" w:rsidR="00A24BF2" w:rsidRPr="00A24BF2" w:rsidRDefault="00A24BF2" w:rsidP="00A24BF2">
      <w:pPr>
        <w:rPr>
          <w:rFonts w:cstheme="minorHAnsi"/>
        </w:rPr>
      </w:pPr>
    </w:p>
    <w:p w14:paraId="5FB7E9DC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lastRenderedPageBreak/>
        <w:t>Igény részletei:</w:t>
      </w:r>
    </w:p>
    <w:p w14:paraId="2D93756A" w14:textId="77777777" w:rsidR="00A24BF2" w:rsidRPr="00A24BF2" w:rsidRDefault="00A24BF2" w:rsidP="00A24BF2">
      <w:pPr>
        <w:rPr>
          <w:rFonts w:cstheme="minorHAnsi"/>
        </w:rPr>
      </w:pPr>
    </w:p>
    <w:p w14:paraId="0D0C2AD8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Igénylő neve: %igénylő munkavállaló neve%</w:t>
      </w:r>
    </w:p>
    <w:p w14:paraId="26D450F3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Törzsszám: %igénylő munkavállaló törzsszáma%</w:t>
      </w:r>
    </w:p>
    <w:p w14:paraId="3A3241C2" w14:textId="77777777" w:rsidR="00A24BF2" w:rsidRPr="00A24BF2" w:rsidRDefault="00A24BF2" w:rsidP="00A24BF2">
      <w:pPr>
        <w:rPr>
          <w:rFonts w:cstheme="minorHAnsi"/>
        </w:rPr>
      </w:pPr>
    </w:p>
    <w:p w14:paraId="35119442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Link a HRP szemüveg költségtérítés oldal adott feladatkártyájára (Szemüveg költségtérítés/Könyvelés képernyőn)</w:t>
      </w:r>
    </w:p>
    <w:p w14:paraId="7E716736" w14:textId="77777777" w:rsidR="00A24BF2" w:rsidRPr="00A24BF2" w:rsidRDefault="00A24BF2" w:rsidP="00A24BF2">
      <w:pPr>
        <w:rPr>
          <w:rFonts w:cstheme="minorHAnsi"/>
        </w:rPr>
      </w:pPr>
    </w:p>
    <w:p w14:paraId="5F918E82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Ez egy automatikus e-mail, kérjük ne válaszoljon rá!</w:t>
      </w:r>
    </w:p>
    <w:p w14:paraId="6E14EFDC" w14:textId="77777777" w:rsidR="00A24BF2" w:rsidRPr="00A24BF2" w:rsidRDefault="00A24BF2" w:rsidP="00A24BF2">
      <w:pPr>
        <w:rPr>
          <w:rFonts w:cstheme="minorHAnsi"/>
        </w:rPr>
      </w:pPr>
    </w:p>
    <w:p w14:paraId="3442B492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 xml:space="preserve"> </w:t>
      </w:r>
    </w:p>
    <w:p w14:paraId="7E16235F" w14:textId="77777777" w:rsidR="00A24BF2" w:rsidRPr="00A24BF2" w:rsidRDefault="00A24BF2" w:rsidP="00A24BF2">
      <w:pPr>
        <w:rPr>
          <w:rFonts w:cstheme="minorHAnsi"/>
        </w:rPr>
      </w:pPr>
    </w:p>
    <w:p w14:paraId="3257E7A7" w14:textId="3DB63EE9" w:rsidR="00A24BF2" w:rsidRPr="00A24BF2" w:rsidRDefault="00A24BF2" w:rsidP="00A24BF2">
      <w:pPr>
        <w:pStyle w:val="Cmsor4"/>
      </w:pPr>
      <w:r w:rsidRPr="00A24BF2">
        <w:t>Bejövő számla könyvelő: mikor könyvelésre feladás I0055 interfészen hibára fut (hibaüzenet az üzenetek közé íródik)</w:t>
      </w:r>
    </w:p>
    <w:p w14:paraId="715EBA1F" w14:textId="77777777" w:rsidR="00A24BF2" w:rsidRPr="00A24BF2" w:rsidRDefault="00A24BF2" w:rsidP="00A24BF2">
      <w:pPr>
        <w:rPr>
          <w:rFonts w:cstheme="minorHAnsi"/>
        </w:rPr>
      </w:pPr>
    </w:p>
    <w:p w14:paraId="5A1729E7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Címzett: MÁV-SZK könyvelés (konyveles@mav-szk.hu)</w:t>
      </w:r>
    </w:p>
    <w:p w14:paraId="45AF5976" w14:textId="77777777" w:rsidR="00A24BF2" w:rsidRPr="00A24BF2" w:rsidRDefault="00A24BF2" w:rsidP="00A24BF2">
      <w:pPr>
        <w:rPr>
          <w:rFonts w:cstheme="minorHAnsi"/>
        </w:rPr>
      </w:pPr>
    </w:p>
    <w:p w14:paraId="7307D5D6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Tárgy: HRP %iktatószám% könyvelésre feladása során hiba történt</w:t>
      </w:r>
    </w:p>
    <w:p w14:paraId="0EA36802" w14:textId="77777777" w:rsidR="00A24BF2" w:rsidRPr="00A24BF2" w:rsidRDefault="00A24BF2" w:rsidP="00A24BF2">
      <w:pPr>
        <w:rPr>
          <w:rFonts w:cstheme="minorHAnsi"/>
        </w:rPr>
      </w:pPr>
    </w:p>
    <w:p w14:paraId="7362369C" w14:textId="56095639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 xml:space="preserve"> Tisztelt Bejövő számla könyvelés!</w:t>
      </w:r>
    </w:p>
    <w:p w14:paraId="19D6009A" w14:textId="77777777" w:rsidR="00A24BF2" w:rsidRPr="00A24BF2" w:rsidRDefault="00A24BF2" w:rsidP="00A24BF2">
      <w:pPr>
        <w:rPr>
          <w:rFonts w:cstheme="minorHAnsi"/>
        </w:rPr>
      </w:pPr>
    </w:p>
    <w:p w14:paraId="41E1C639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A HRP Szemüveg költségtérítés modulban a %iktatószám% ügyszámon feladott elszámolási igény interfészen történő könyvelésre feladása során hiba történt.</w:t>
      </w:r>
    </w:p>
    <w:p w14:paraId="0D7E4DFB" w14:textId="77777777" w:rsidR="00A24BF2" w:rsidRPr="00A24BF2" w:rsidRDefault="00A24BF2" w:rsidP="00A24BF2">
      <w:pPr>
        <w:rPr>
          <w:rFonts w:cstheme="minorHAnsi"/>
        </w:rPr>
      </w:pPr>
    </w:p>
    <w:p w14:paraId="41823E6C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Igény részletei:</w:t>
      </w:r>
    </w:p>
    <w:p w14:paraId="3CA17D77" w14:textId="77777777" w:rsidR="00A24BF2" w:rsidRPr="00A24BF2" w:rsidRDefault="00A24BF2" w:rsidP="00A24BF2">
      <w:pPr>
        <w:rPr>
          <w:rFonts w:cstheme="minorHAnsi"/>
        </w:rPr>
      </w:pPr>
    </w:p>
    <w:p w14:paraId="1A571BF8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Igénylő neve: %igénylő munkavállaló neve%</w:t>
      </w:r>
    </w:p>
    <w:p w14:paraId="1AD8B57D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Törzsszám: %igénylő munkavállaló törzsszáma%</w:t>
      </w:r>
    </w:p>
    <w:p w14:paraId="06B73F53" w14:textId="77777777" w:rsidR="00A24BF2" w:rsidRPr="00A24BF2" w:rsidRDefault="00A24BF2" w:rsidP="00A24BF2">
      <w:pPr>
        <w:rPr>
          <w:rFonts w:cstheme="minorHAnsi"/>
        </w:rPr>
      </w:pPr>
    </w:p>
    <w:p w14:paraId="3F050E7F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Könyvelésre feladás során kapott hibaüzenet:</w:t>
      </w:r>
    </w:p>
    <w:p w14:paraId="4009F295" w14:textId="77777777" w:rsidR="00A24BF2" w:rsidRPr="00A24BF2" w:rsidRDefault="00A24BF2" w:rsidP="00A24BF2">
      <w:pPr>
        <w:rPr>
          <w:rFonts w:cstheme="minorHAnsi"/>
        </w:rPr>
      </w:pPr>
    </w:p>
    <w:p w14:paraId="58AC0CCD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%hibaüzenet%</w:t>
      </w:r>
    </w:p>
    <w:p w14:paraId="5B740A09" w14:textId="77777777" w:rsidR="00A24BF2" w:rsidRPr="00A24BF2" w:rsidRDefault="00A24BF2" w:rsidP="00A24BF2">
      <w:pPr>
        <w:rPr>
          <w:rFonts w:cstheme="minorHAnsi"/>
        </w:rPr>
      </w:pPr>
    </w:p>
    <w:p w14:paraId="0DB1D4E3" w14:textId="77777777" w:rsidR="00A24BF2" w:rsidRP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Link a HRP szemüveg költségtérítés oldal adott feladatkártyájára (Szemüveg költségtérítés/Könyvelés képernyőn)</w:t>
      </w:r>
    </w:p>
    <w:p w14:paraId="7A40C53A" w14:textId="77777777" w:rsidR="00A24BF2" w:rsidRPr="00A24BF2" w:rsidRDefault="00A24BF2" w:rsidP="00A24BF2">
      <w:pPr>
        <w:rPr>
          <w:rFonts w:cstheme="minorHAnsi"/>
        </w:rPr>
      </w:pPr>
    </w:p>
    <w:p w14:paraId="21DB4E30" w14:textId="3E2C5D05" w:rsidR="00A24BF2" w:rsidRDefault="00A24BF2" w:rsidP="00A24BF2">
      <w:pPr>
        <w:rPr>
          <w:rFonts w:cstheme="minorHAnsi"/>
        </w:rPr>
      </w:pPr>
      <w:r w:rsidRPr="00A24BF2">
        <w:rPr>
          <w:rFonts w:cstheme="minorHAnsi"/>
        </w:rPr>
        <w:t>Ez egy automatikus e-mail, kérjük ne válaszoljon rá!</w:t>
      </w:r>
    </w:p>
    <w:p w14:paraId="6573596C" w14:textId="77777777" w:rsidR="00A24BF2" w:rsidRPr="00A24BF2" w:rsidRDefault="00A24BF2" w:rsidP="00A24BF2">
      <w:pPr>
        <w:rPr>
          <w:rFonts w:cstheme="minorHAnsi"/>
        </w:rPr>
      </w:pPr>
    </w:p>
    <w:p w14:paraId="33136A9B" w14:textId="77777777" w:rsidR="00ED6B95" w:rsidRDefault="00ED6B95" w:rsidP="00674EA1">
      <w:pPr>
        <w:spacing w:after="0"/>
        <w:rPr>
          <w:color w:val="000000" w:themeColor="text1"/>
        </w:rPr>
      </w:pPr>
    </w:p>
    <w:p w14:paraId="4FD4C47E" w14:textId="334EC915" w:rsidR="00850DD4" w:rsidRDefault="007A4DE2" w:rsidP="00056D73">
      <w:pPr>
        <w:pStyle w:val="Cmsor2"/>
        <w:ind w:left="578" w:hanging="578"/>
      </w:pPr>
      <w:bookmarkStart w:id="40" w:name="_Toc190672323"/>
      <w:r>
        <w:t>Adatbázis terv</w:t>
      </w:r>
      <w:r w:rsidR="009B6A31">
        <w:t>ezet</w:t>
      </w:r>
      <w:r>
        <w:t xml:space="preserve"> – Fizikai adatmodell</w:t>
      </w:r>
      <w:bookmarkEnd w:id="40"/>
    </w:p>
    <w:p w14:paraId="09DB5A4B" w14:textId="77777777" w:rsidR="00C202D5" w:rsidRPr="00ED7CA6" w:rsidRDefault="00C202D5" w:rsidP="00C202D5"/>
    <w:p w14:paraId="5C8E7C47" w14:textId="029B9E2E" w:rsidR="00721790" w:rsidRDefault="00A8324E" w:rsidP="001F4546">
      <w:pPr>
        <w:pStyle w:val="Cmsor2"/>
      </w:pPr>
      <w:bookmarkStart w:id="41" w:name="_Toc190672329"/>
      <w:r>
        <w:lastRenderedPageBreak/>
        <w:t>R</w:t>
      </w:r>
      <w:r w:rsidR="00721790">
        <w:t>endszerkapcsolatok</w:t>
      </w:r>
      <w:bookmarkEnd w:id="41"/>
    </w:p>
    <w:p w14:paraId="1CCBFFA9" w14:textId="7A298D48" w:rsidR="000E7B5E" w:rsidRDefault="000E7B5E" w:rsidP="000E7B5E">
      <w:pPr>
        <w:rPr>
          <w:rFonts w:cstheme="minorHAnsi"/>
        </w:rPr>
      </w:pPr>
    </w:p>
    <w:p w14:paraId="40A758C8" w14:textId="1ECBAC81" w:rsidR="00A8324E" w:rsidRDefault="00E723AE" w:rsidP="000E7B5E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6A596A0" wp14:editId="327DCA6E">
            <wp:extent cx="6479540" cy="3284220"/>
            <wp:effectExtent l="0" t="0" r="0" b="0"/>
            <wp:docPr id="402799899" name="Kép 5" descr="A képen szöveg, diagram, képernyőkép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99899" name="Kép 5" descr="A képen szöveg, diagram, képernyőkép, Tervrajz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19FE" w14:textId="77777777" w:rsidR="002910A5" w:rsidRDefault="002910A5" w:rsidP="000E7B5E">
      <w:pPr>
        <w:rPr>
          <w:rFonts w:cstheme="minorHAnsi"/>
        </w:rPr>
      </w:pPr>
    </w:p>
    <w:p w14:paraId="2B2200CB" w14:textId="77777777" w:rsidR="00E723AE" w:rsidRDefault="00E723AE" w:rsidP="006479DF">
      <w:pPr>
        <w:pStyle w:val="Cmsor2"/>
      </w:pPr>
      <w:r>
        <w:t>Interfészek</w:t>
      </w:r>
    </w:p>
    <w:p w14:paraId="2B77DA81" w14:textId="7858A26C" w:rsidR="00E723AE" w:rsidRDefault="00A92410" w:rsidP="00E723AE">
      <w:pPr>
        <w:pStyle w:val="Listaszerbekezds"/>
        <w:numPr>
          <w:ilvl w:val="0"/>
          <w:numId w:val="37"/>
        </w:numPr>
        <w:ind w:left="709"/>
        <w:rPr>
          <w:rFonts w:cstheme="minorHAnsi"/>
        </w:rPr>
      </w:pPr>
      <w:r>
        <w:rPr>
          <w:rFonts w:cstheme="minorHAnsi"/>
        </w:rPr>
        <w:t xml:space="preserve">HRP </w:t>
      </w:r>
      <w:r w:rsidR="00E723AE" w:rsidRPr="00E723AE">
        <w:rPr>
          <w:rFonts w:cstheme="minorHAnsi"/>
        </w:rPr>
        <w:t>Törzsadat interfész</w:t>
      </w:r>
    </w:p>
    <w:p w14:paraId="7C2C2594" w14:textId="1DF77CC1" w:rsidR="00A24BF2" w:rsidRDefault="00A24BF2" w:rsidP="00A24BF2">
      <w:pPr>
        <w:pStyle w:val="Listaszerbekezds"/>
        <w:numPr>
          <w:ilvl w:val="1"/>
          <w:numId w:val="37"/>
        </w:numPr>
        <w:rPr>
          <w:rFonts w:cstheme="minorHAnsi"/>
        </w:rPr>
      </w:pPr>
      <w:r>
        <w:rPr>
          <w:rFonts w:cstheme="minorHAnsi"/>
        </w:rPr>
        <w:t>Munkavállalók adatai</w:t>
      </w:r>
    </w:p>
    <w:p w14:paraId="5F97BB67" w14:textId="07485E2A" w:rsidR="00A24BF2" w:rsidRDefault="00A24BF2" w:rsidP="00A24BF2">
      <w:pPr>
        <w:pStyle w:val="Listaszerbekezds"/>
        <w:numPr>
          <w:ilvl w:val="1"/>
          <w:numId w:val="37"/>
        </w:numPr>
        <w:rPr>
          <w:rFonts w:cstheme="minorHAnsi"/>
        </w:rPr>
      </w:pPr>
      <w:r>
        <w:rPr>
          <w:rFonts w:cstheme="minorHAnsi"/>
        </w:rPr>
        <w:t>Modul láthatósága csak a képernyő előtti munkavégzésben érintett felhasználóknak</w:t>
      </w:r>
    </w:p>
    <w:p w14:paraId="0296EC6F" w14:textId="475EFE62" w:rsidR="00E723AE" w:rsidRDefault="00E723AE" w:rsidP="00E723AE">
      <w:pPr>
        <w:pStyle w:val="Listaszerbekezds"/>
        <w:numPr>
          <w:ilvl w:val="0"/>
          <w:numId w:val="35"/>
        </w:numPr>
        <w:rPr>
          <w:rFonts w:cstheme="minorHAnsi"/>
        </w:rPr>
      </w:pPr>
      <w:r>
        <w:rPr>
          <w:rFonts w:cstheme="minorHAnsi"/>
        </w:rPr>
        <w:t>Partnertörzs interfész (Partnertörzs rögzítés eredménye)</w:t>
      </w:r>
    </w:p>
    <w:p w14:paraId="0BF4FB36" w14:textId="0775CDDF" w:rsidR="00A24BF2" w:rsidRDefault="00A24BF2" w:rsidP="00A24BF2">
      <w:pPr>
        <w:pStyle w:val="Listaszerbekezds"/>
        <w:numPr>
          <w:ilvl w:val="1"/>
          <w:numId w:val="35"/>
        </w:numPr>
        <w:rPr>
          <w:rFonts w:cstheme="minorHAnsi"/>
        </w:rPr>
      </w:pPr>
      <w:r>
        <w:rPr>
          <w:rFonts w:cstheme="minorHAnsi"/>
        </w:rPr>
        <w:t>Partnertörzs berögzítése után jön át az adat, ez alapján az új partner is a listából kiválasztható lesz</w:t>
      </w:r>
    </w:p>
    <w:p w14:paraId="3B8423A4" w14:textId="70F75858" w:rsidR="00E723AE" w:rsidRDefault="00E723AE" w:rsidP="00E723AE">
      <w:pPr>
        <w:pStyle w:val="Listaszerbekezds"/>
        <w:numPr>
          <w:ilvl w:val="0"/>
          <w:numId w:val="35"/>
        </w:numPr>
        <w:rPr>
          <w:rFonts w:cstheme="minorHAnsi"/>
        </w:rPr>
      </w:pPr>
      <w:r>
        <w:rPr>
          <w:rFonts w:cstheme="minorHAnsi"/>
        </w:rPr>
        <w:t>CRM interfész (aszinkron)</w:t>
      </w:r>
    </w:p>
    <w:p w14:paraId="17E6C235" w14:textId="4A30ABC1" w:rsidR="00A24BF2" w:rsidRDefault="002438D4" w:rsidP="00A24BF2">
      <w:pPr>
        <w:pStyle w:val="Listaszerbekezds"/>
        <w:numPr>
          <w:ilvl w:val="1"/>
          <w:numId w:val="35"/>
        </w:numPr>
        <w:rPr>
          <w:rFonts w:cstheme="minorHAnsi"/>
        </w:rPr>
      </w:pPr>
      <w:r>
        <w:rPr>
          <w:rFonts w:cstheme="minorHAnsi"/>
        </w:rPr>
        <w:t>Jóváhagyásra küldés (első alkalommal)</w:t>
      </w:r>
    </w:p>
    <w:p w14:paraId="1CBD3573" w14:textId="09B0DD47" w:rsidR="002438D4" w:rsidRDefault="002438D4" w:rsidP="00A24BF2">
      <w:pPr>
        <w:pStyle w:val="Listaszerbekezds"/>
        <w:numPr>
          <w:ilvl w:val="1"/>
          <w:numId w:val="35"/>
        </w:numPr>
        <w:rPr>
          <w:rFonts w:cstheme="minorHAnsi"/>
        </w:rPr>
      </w:pPr>
      <w:r>
        <w:rPr>
          <w:rFonts w:cstheme="minorHAnsi"/>
        </w:rPr>
        <w:t>Automatikusan visszaérkezik a CRM azonosító</w:t>
      </w:r>
    </w:p>
    <w:p w14:paraId="71E5C13B" w14:textId="286C7710" w:rsidR="002438D4" w:rsidRDefault="002438D4" w:rsidP="00A24BF2">
      <w:pPr>
        <w:pStyle w:val="Listaszerbekezds"/>
        <w:numPr>
          <w:ilvl w:val="1"/>
          <w:numId w:val="35"/>
        </w:numPr>
        <w:rPr>
          <w:rFonts w:cstheme="minorHAnsi"/>
        </w:rPr>
      </w:pPr>
      <w:r>
        <w:rPr>
          <w:rFonts w:cstheme="minorHAnsi"/>
        </w:rPr>
        <w:t>A két fájl elküldésre kerül SAP CRM felé, ahol döntenek a jóváhagyásról</w:t>
      </w:r>
    </w:p>
    <w:p w14:paraId="7E42890D" w14:textId="73D64EC3" w:rsidR="002438D4" w:rsidRDefault="002438D4" w:rsidP="00A24BF2">
      <w:pPr>
        <w:pStyle w:val="Listaszerbekezds"/>
        <w:numPr>
          <w:ilvl w:val="1"/>
          <w:numId w:val="35"/>
        </w:numPr>
        <w:rPr>
          <w:rFonts w:cstheme="minorHAnsi"/>
        </w:rPr>
      </w:pPr>
      <w:r>
        <w:rPr>
          <w:rFonts w:cstheme="minorHAnsi"/>
        </w:rPr>
        <w:t>Döntés eredménye visszajön az interfészen keresztül (Engedélyezés, Elutasítás vagy Visszaküldés hiánypótlásra)</w:t>
      </w:r>
    </w:p>
    <w:p w14:paraId="48AFE219" w14:textId="164286CE" w:rsidR="00E723AE" w:rsidRDefault="00E723AE" w:rsidP="00E723AE">
      <w:pPr>
        <w:pStyle w:val="Listaszerbekezds"/>
        <w:numPr>
          <w:ilvl w:val="0"/>
          <w:numId w:val="35"/>
        </w:numPr>
        <w:rPr>
          <w:rFonts w:cstheme="minorHAnsi"/>
        </w:rPr>
      </w:pPr>
      <w:r>
        <w:rPr>
          <w:rFonts w:cstheme="minorHAnsi"/>
        </w:rPr>
        <w:t>CRM update</w:t>
      </w:r>
      <w:r w:rsidR="005432DB">
        <w:rPr>
          <w:rFonts w:cstheme="minorHAnsi"/>
        </w:rPr>
        <w:t xml:space="preserve"> (hiánypótlás utáni küldésnél)</w:t>
      </w:r>
    </w:p>
    <w:p w14:paraId="220CEF83" w14:textId="24C3B456" w:rsidR="002438D4" w:rsidRDefault="00BA3806" w:rsidP="002438D4">
      <w:pPr>
        <w:pStyle w:val="Listaszerbekezds"/>
        <w:numPr>
          <w:ilvl w:val="1"/>
          <w:numId w:val="35"/>
        </w:numPr>
        <w:rPr>
          <w:rFonts w:cstheme="minorHAnsi"/>
        </w:rPr>
      </w:pPr>
      <w:r>
        <w:rPr>
          <w:rFonts w:cstheme="minorHAnsi"/>
        </w:rPr>
        <w:t>Második, vagy további</w:t>
      </w:r>
      <w:r w:rsidR="002438D4">
        <w:rPr>
          <w:rFonts w:cstheme="minorHAnsi"/>
        </w:rPr>
        <w:t xml:space="preserve"> küldésnél </w:t>
      </w:r>
    </w:p>
    <w:p w14:paraId="598DC33A" w14:textId="26CCE822" w:rsidR="002438D4" w:rsidRDefault="002438D4" w:rsidP="002438D4">
      <w:pPr>
        <w:pStyle w:val="Listaszerbekezds"/>
        <w:numPr>
          <w:ilvl w:val="1"/>
          <w:numId w:val="35"/>
        </w:numPr>
        <w:rPr>
          <w:rFonts w:cstheme="minorHAnsi"/>
        </w:rPr>
      </w:pPr>
      <w:r>
        <w:rPr>
          <w:rFonts w:cstheme="minorHAnsi"/>
        </w:rPr>
        <w:t>Szinkron hívás - azonnal érkezik a válasz</w:t>
      </w:r>
    </w:p>
    <w:p w14:paraId="09D21AA0" w14:textId="441D60C5" w:rsidR="00E723AE" w:rsidRDefault="00E723AE" w:rsidP="00E723AE">
      <w:pPr>
        <w:pStyle w:val="Listaszerbekezds"/>
        <w:numPr>
          <w:ilvl w:val="0"/>
          <w:numId w:val="35"/>
        </w:numPr>
        <w:rPr>
          <w:rFonts w:cstheme="minorHAnsi"/>
        </w:rPr>
      </w:pPr>
      <w:r>
        <w:rPr>
          <w:rFonts w:cstheme="minorHAnsi"/>
        </w:rPr>
        <w:t>Könyvelés interfész (SAP FI)</w:t>
      </w:r>
    </w:p>
    <w:p w14:paraId="6BFAD1A8" w14:textId="60B9F167" w:rsidR="002438D4" w:rsidRDefault="001C0502" w:rsidP="002438D4">
      <w:pPr>
        <w:pStyle w:val="Listaszerbekezds"/>
        <w:numPr>
          <w:ilvl w:val="1"/>
          <w:numId w:val="35"/>
        </w:numPr>
        <w:rPr>
          <w:rFonts w:cstheme="minorHAnsi"/>
        </w:rPr>
      </w:pPr>
      <w:r>
        <w:rPr>
          <w:rFonts w:cstheme="minorHAnsi"/>
        </w:rPr>
        <w:t>Könyvelésre feladás SAP FI felé</w:t>
      </w:r>
    </w:p>
    <w:p w14:paraId="28902240" w14:textId="0F4174B5" w:rsidR="001C0502" w:rsidRPr="00E723AE" w:rsidRDefault="001C0502" w:rsidP="002438D4">
      <w:pPr>
        <w:pStyle w:val="Listaszerbekezds"/>
        <w:numPr>
          <w:ilvl w:val="1"/>
          <w:numId w:val="35"/>
        </w:numPr>
        <w:rPr>
          <w:rFonts w:cstheme="minorHAnsi"/>
        </w:rPr>
      </w:pPr>
      <w:r>
        <w:rPr>
          <w:rFonts w:cstheme="minorHAnsi"/>
        </w:rPr>
        <w:t>Automatikus válasz érkezik (rendben/hiba)</w:t>
      </w:r>
    </w:p>
    <w:p w14:paraId="54BDFD05" w14:textId="77777777" w:rsidR="00E723AE" w:rsidRDefault="00E723AE" w:rsidP="000E7B5E">
      <w:pPr>
        <w:rPr>
          <w:rFonts w:cstheme="minorHAnsi"/>
        </w:rPr>
      </w:pPr>
    </w:p>
    <w:p w14:paraId="10F8B297" w14:textId="637D4046" w:rsidR="00927325" w:rsidRDefault="00927325"/>
    <w:p w14:paraId="47275E4F" w14:textId="4413ED9E" w:rsidR="00031E1F" w:rsidRDefault="00031E1F">
      <w:pPr>
        <w:spacing w:after="200" w:line="276" w:lineRule="auto"/>
        <w:jc w:val="left"/>
      </w:pPr>
      <w:r>
        <w:br w:type="page"/>
      </w:r>
    </w:p>
    <w:p w14:paraId="7309B96E" w14:textId="5E39741C" w:rsidR="00721790" w:rsidRPr="00477230" w:rsidRDefault="00721790" w:rsidP="007037A7">
      <w:pPr>
        <w:pStyle w:val="Cmsor1"/>
      </w:pPr>
      <w:bookmarkStart w:id="42" w:name="_Toc190672336"/>
      <w:r w:rsidRPr="00477230">
        <w:lastRenderedPageBreak/>
        <w:t>Érintettség vizsgálat</w:t>
      </w:r>
      <w:bookmarkEnd w:id="42"/>
    </w:p>
    <w:p w14:paraId="571BA2DA" w14:textId="77777777" w:rsidR="00721790" w:rsidRDefault="00721790" w:rsidP="00721790">
      <w:pPr>
        <w:rPr>
          <w:rFonts w:cstheme="minorHAnsi"/>
        </w:rPr>
      </w:pPr>
    </w:p>
    <w:p w14:paraId="3615BD54" w14:textId="77777777" w:rsidR="00B34B4A" w:rsidRDefault="00B34B4A" w:rsidP="00850DD4"/>
    <w:p w14:paraId="3B905E2E" w14:textId="18ABB55F" w:rsidR="00B618DB" w:rsidRDefault="00B618DB" w:rsidP="00B618DB">
      <w:pPr>
        <w:pStyle w:val="Cmsor2"/>
      </w:pPr>
      <w:bookmarkStart w:id="43" w:name="_Toc190672338"/>
      <w:r>
        <w:t>Érintett rendszerkapcsolatok</w:t>
      </w:r>
      <w:bookmarkEnd w:id="43"/>
    </w:p>
    <w:p w14:paraId="0E59CAEA" w14:textId="77777777" w:rsidR="00B618DB" w:rsidRPr="009B6A31" w:rsidRDefault="00B618DB" w:rsidP="00850DD4"/>
    <w:p w14:paraId="33CEAAB1" w14:textId="270BA3FE" w:rsidR="00721790" w:rsidRPr="0098560B" w:rsidRDefault="00850DD4" w:rsidP="001F4546">
      <w:pPr>
        <w:pStyle w:val="Cmsor2"/>
      </w:pPr>
      <w:bookmarkStart w:id="44" w:name="_Toc190672339"/>
      <w:r>
        <w:t>Érintett HÖP modulok</w:t>
      </w:r>
      <w:bookmarkEnd w:id="44"/>
    </w:p>
    <w:p w14:paraId="592FA78A" w14:textId="77777777" w:rsidR="00721790" w:rsidRDefault="00721790" w:rsidP="00721790">
      <w:pPr>
        <w:rPr>
          <w:rFonts w:cstheme="minorHAnsi"/>
        </w:rPr>
      </w:pPr>
    </w:p>
    <w:p w14:paraId="7FE06A3D" w14:textId="774C032E" w:rsidR="00721790" w:rsidRPr="00477230" w:rsidRDefault="00721790" w:rsidP="008E2044">
      <w:pPr>
        <w:pStyle w:val="Cmsor2"/>
      </w:pPr>
      <w:bookmarkStart w:id="45" w:name="_Toc190672340"/>
      <w:r w:rsidRPr="00477230">
        <w:t>Dokumentum érintettség</w:t>
      </w:r>
      <w:bookmarkEnd w:id="45"/>
    </w:p>
    <w:p w14:paraId="5F58A78F" w14:textId="77777777" w:rsidR="00721790" w:rsidRDefault="00721790" w:rsidP="00721790">
      <w:pPr>
        <w:rPr>
          <w:rFonts w:cstheme="minorHAnsi"/>
        </w:rPr>
      </w:pPr>
    </w:p>
    <w:p w14:paraId="59195EB2" w14:textId="77777777" w:rsidR="00CB68D0" w:rsidRPr="00CB68D0" w:rsidRDefault="00CB68D0"/>
    <w:p w14:paraId="1293908E" w14:textId="4AA56BB3" w:rsidR="00721790" w:rsidRPr="00477230" w:rsidRDefault="00862512" w:rsidP="008E2044">
      <w:pPr>
        <w:pStyle w:val="Cmsor3"/>
      </w:pPr>
      <w:bookmarkStart w:id="46" w:name="_Toc190672342"/>
      <w:r>
        <w:t>HÖP f</w:t>
      </w:r>
      <w:r w:rsidR="00721790" w:rsidRPr="00477230">
        <w:t>elhasználói kézikönyv érintett</w:t>
      </w:r>
      <w:r>
        <w:t>sége</w:t>
      </w:r>
      <w:bookmarkEnd w:id="46"/>
    </w:p>
    <w:p w14:paraId="2617C046" w14:textId="1226DD13" w:rsidR="00BB24FB" w:rsidRDefault="00BB24FB" w:rsidP="00BB24FB">
      <w:r>
        <w:t>Az Effector Platformon működő HR Portál általános felhasználói kézikönyve változatlan a korábbi dokumentumban leírt működtetéssel.</w:t>
      </w:r>
    </w:p>
    <w:p w14:paraId="55A7A213" w14:textId="5CC0FFBC" w:rsidR="00E874D3" w:rsidRDefault="00E874D3" w:rsidP="00E874D3">
      <w:r w:rsidRPr="005432DB">
        <w:t>A modulhoz</w:t>
      </w:r>
      <w:r w:rsidRPr="00E874D3">
        <w:t xml:space="preserve"> felhasználói kézikönyv </w:t>
      </w:r>
      <w:r w:rsidR="005432DB">
        <w:t>készült.</w:t>
      </w:r>
    </w:p>
    <w:p w14:paraId="0F2B95B9" w14:textId="77777777" w:rsidR="00CB68D0" w:rsidRPr="00CB68D0" w:rsidRDefault="00CB68D0" w:rsidP="00CB68D0"/>
    <w:p w14:paraId="22009DEB" w14:textId="28038ECF" w:rsidR="00721790" w:rsidRDefault="00721790" w:rsidP="008E2044">
      <w:pPr>
        <w:pStyle w:val="Cmsor3"/>
      </w:pPr>
      <w:bookmarkStart w:id="47" w:name="_Toc190672344"/>
      <w:r>
        <w:t>IMFT érintett</w:t>
      </w:r>
      <w:bookmarkEnd w:id="47"/>
    </w:p>
    <w:p w14:paraId="573242F4" w14:textId="7C5F0A11" w:rsidR="00BD71C5" w:rsidRPr="00AF3D5B" w:rsidRDefault="00BB24FB" w:rsidP="00BF1E50">
      <w:r>
        <w:t xml:space="preserve">Az IMFT dokumentum legutolsó verziója a </w:t>
      </w:r>
      <w:r w:rsidRPr="005432DB">
        <w:t>modul</w:t>
      </w:r>
      <w:r>
        <w:t xml:space="preserve"> működésének is megfelelő.</w:t>
      </w:r>
    </w:p>
    <w:sectPr w:rsidR="00BD71C5" w:rsidRPr="00AF3D5B" w:rsidSect="0033575D">
      <w:headerReference w:type="default" r:id="rId32"/>
      <w:footerReference w:type="default" r:id="rId33"/>
      <w:pgSz w:w="11906" w:h="16838"/>
      <w:pgMar w:top="1417" w:right="851" w:bottom="1417" w:left="85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27" w:author="Tarjáni Gábor" w:date="2024-09-03T09:03:00Z" w:initials="TG">
    <w:p w14:paraId="61EA571D" w14:textId="77777777" w:rsidR="00EF183C" w:rsidRDefault="00EF183C" w:rsidP="00FE08A3">
      <w:pPr>
        <w:pStyle w:val="Jegyzetszveg"/>
        <w:rPr>
          <w:noProof/>
        </w:rPr>
      </w:pPr>
      <w:r>
        <w:rPr>
          <w:rStyle w:val="Jegyzethivatkozs"/>
        </w:rPr>
        <w:annotationRef/>
      </w:r>
      <w:r>
        <w:rPr>
          <w:noProof/>
        </w:rPr>
        <w:t>Erre kell létrehozni egy szerpkört a HR-ben. Miértnem admin szerekör. Amásik, hogy interfészen kellene megkani az SAp-tól</w:t>
      </w:r>
    </w:p>
    <w:p w14:paraId="761CCD39" w14:textId="77777777" w:rsidR="00EF183C" w:rsidRDefault="00EF183C">
      <w:pPr>
        <w:pStyle w:val="Jegyzetszveg"/>
      </w:pPr>
    </w:p>
  </w:comment>
  <w:comment w:id="28" w:author="Turóczi Márton Gábor" w:date="2024-09-05T10:11:00Z" w:initials="TMG">
    <w:p w14:paraId="49F9EDCE" w14:textId="77777777" w:rsidR="00EF183C" w:rsidRDefault="00EF183C" w:rsidP="00D547F6">
      <w:pPr>
        <w:pStyle w:val="Jegyzetszveg"/>
      </w:pPr>
      <w:r>
        <w:rPr>
          <w:rStyle w:val="Jegyzethivatkozs"/>
        </w:rPr>
        <w:annotationRef/>
      </w:r>
      <w:r>
        <w:t>Megbeszélés keretében majd átbeszéljük részletesen.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761CCD39" w15:done="1"/>
  <w15:commentEx w15:paraId="49F9EDCE" w15:paraIdParent="761CCD39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A840240" w16cex:dateUtc="2024-09-05T08:1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761CCD39" w16cid:durableId="2A82EA2F"/>
  <w16cid:commentId w16cid:paraId="49F9EDCE" w16cid:durableId="2A84024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20B650" w14:textId="77777777" w:rsidR="00282B30" w:rsidRDefault="00282B30" w:rsidP="00BE22DD">
      <w:r>
        <w:separator/>
      </w:r>
    </w:p>
  </w:endnote>
  <w:endnote w:type="continuationSeparator" w:id="0">
    <w:p w14:paraId="3867782C" w14:textId="77777777" w:rsidR="00282B30" w:rsidRDefault="00282B30" w:rsidP="00BE22DD">
      <w:r>
        <w:continuationSeparator/>
      </w:r>
    </w:p>
  </w:endnote>
  <w:endnote w:type="continuationNotice" w:id="1">
    <w:p w14:paraId="0A13E71A" w14:textId="77777777" w:rsidR="00282B30" w:rsidRDefault="00282B30" w:rsidP="00BE22D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 Narrow"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sz w:val="18"/>
        <w:szCs w:val="18"/>
      </w:rPr>
      <w:id w:val="410045779"/>
      <w:docPartObj>
        <w:docPartGallery w:val="Page Numbers (Bottom of Page)"/>
        <w:docPartUnique/>
      </w:docPartObj>
    </w:sdtPr>
    <w:sdtContent>
      <w:p w14:paraId="54528AAD" w14:textId="77777777" w:rsidR="00E874D3" w:rsidRDefault="00E874D3" w:rsidP="00B267DC">
        <w:pPr>
          <w:pStyle w:val="llb"/>
          <w:jc w:val="center"/>
          <w:rPr>
            <w:sz w:val="18"/>
            <w:szCs w:val="18"/>
          </w:rPr>
        </w:pPr>
      </w:p>
      <w:p w14:paraId="7D9EE9E2" w14:textId="77777777" w:rsidR="00E874D3" w:rsidRPr="00CD1CA9" w:rsidRDefault="00E874D3" w:rsidP="00B267DC">
        <w:pPr>
          <w:pStyle w:val="llb"/>
          <w:pBdr>
            <w:top w:val="single" w:sz="4" w:space="1" w:color="auto"/>
          </w:pBdr>
          <w:jc w:val="center"/>
          <w:rPr>
            <w:b/>
          </w:rPr>
        </w:pPr>
        <w:r w:rsidRPr="00CD1CA9">
          <w:rPr>
            <w:b/>
          </w:rPr>
          <w:t>MÁV Szolgáltató Központ Zrt. IT Üzletág</w:t>
        </w:r>
      </w:p>
      <w:p w14:paraId="01564299" w14:textId="2644703D" w:rsidR="00E874D3" w:rsidRPr="00B267DC" w:rsidRDefault="00E874D3" w:rsidP="00B267DC">
        <w:pPr>
          <w:tabs>
            <w:tab w:val="center" w:pos="4536"/>
            <w:tab w:val="right" w:pos="9072"/>
          </w:tabs>
          <w:spacing w:after="0"/>
          <w:jc w:val="center"/>
          <w:rPr>
            <w:sz w:val="18"/>
            <w:szCs w:val="18"/>
          </w:rPr>
        </w:pPr>
        <w:r w:rsidRPr="00B55D7E">
          <w:rPr>
            <w:i/>
            <w:sz w:val="20"/>
          </w:rPr>
          <w:t>1087 Budapest, Könyves Kálmán krt. 54-60. Tel.: +36-1 457-9300; fax: +36-1 457-9500; e-mail: it@mav-szk.hu</w:t>
        </w:r>
        <w:r w:rsidRPr="00E65AE7">
          <w:rPr>
            <w:noProof/>
            <w:sz w:val="20"/>
            <w:szCs w:val="20"/>
          </w:rPr>
          <w:t xml:space="preserve"> 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404032" w14:textId="77777777" w:rsidR="00282B30" w:rsidRDefault="00282B30" w:rsidP="00BE22DD">
      <w:r>
        <w:separator/>
      </w:r>
    </w:p>
  </w:footnote>
  <w:footnote w:type="continuationSeparator" w:id="0">
    <w:p w14:paraId="0B089482" w14:textId="77777777" w:rsidR="00282B30" w:rsidRDefault="00282B30" w:rsidP="00BE22DD">
      <w:r>
        <w:continuationSeparator/>
      </w:r>
    </w:p>
  </w:footnote>
  <w:footnote w:type="continuationNotice" w:id="1">
    <w:p w14:paraId="294AA271" w14:textId="77777777" w:rsidR="00282B30" w:rsidRDefault="00282B30" w:rsidP="00BE22D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Rcsostblzat"/>
      <w:tblW w:w="10206" w:type="dxa"/>
      <w:jc w:val="righ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3403"/>
      <w:gridCol w:w="3827"/>
      <w:gridCol w:w="850"/>
      <w:gridCol w:w="2126"/>
    </w:tblGrid>
    <w:tr w:rsidR="00E874D3" w:rsidRPr="006C7696" w14:paraId="5578705A" w14:textId="77777777" w:rsidTr="00E15919">
      <w:trPr>
        <w:trHeight w:val="170"/>
        <w:jc w:val="right"/>
      </w:trPr>
      <w:tc>
        <w:tcPr>
          <w:tcW w:w="3403" w:type="dxa"/>
          <w:vMerge w:val="restart"/>
        </w:tcPr>
        <w:p w14:paraId="6A12E716" w14:textId="5C18A40E" w:rsidR="00E874D3" w:rsidRPr="006C7696" w:rsidRDefault="00E874D3" w:rsidP="00B267DC">
          <w:pPr>
            <w:pStyle w:val="Fejlc"/>
            <w:jc w:val="left"/>
          </w:pPr>
          <w:r>
            <w:drawing>
              <wp:inline distT="0" distB="0" distL="0" distR="0" wp14:anchorId="385A8786" wp14:editId="5ECBD687">
                <wp:extent cx="1905000" cy="400641"/>
                <wp:effectExtent l="0" t="0" r="0" b="0"/>
                <wp:docPr id="1" name="Kép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Mav_Szk_logo_transparent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25157" cy="404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27" w:type="dxa"/>
          <w:shd w:val="clear" w:color="auto" w:fill="FCBF49"/>
        </w:tcPr>
        <w:p w14:paraId="723825CF" w14:textId="77777777" w:rsidR="00E874D3" w:rsidRPr="001D786D" w:rsidRDefault="00E874D3" w:rsidP="00B267DC">
          <w:pPr>
            <w:pStyle w:val="Fejlc"/>
            <w:spacing w:before="60" w:line="276" w:lineRule="auto"/>
            <w:jc w:val="right"/>
            <w:rPr>
              <w:rFonts w:ascii="Arial" w:hAnsi="Arial" w:cs="Arial"/>
              <w:b/>
              <w:sz w:val="16"/>
              <w:szCs w:val="16"/>
            </w:rPr>
          </w:pPr>
          <w:r w:rsidRPr="001D786D">
            <w:rPr>
              <w:rFonts w:ascii="Arial" w:hAnsi="Arial" w:cs="Arial"/>
              <w:b/>
              <w:sz w:val="16"/>
              <w:szCs w:val="16"/>
            </w:rPr>
            <w:t xml:space="preserve">Műszaki </w:t>
          </w:r>
          <w:r>
            <w:rPr>
              <w:rFonts w:ascii="Arial" w:hAnsi="Arial" w:cs="Arial"/>
              <w:b/>
              <w:sz w:val="16"/>
              <w:szCs w:val="16"/>
            </w:rPr>
            <w:t>specifikáció</w:t>
          </w:r>
        </w:p>
      </w:tc>
      <w:tc>
        <w:tcPr>
          <w:tcW w:w="850" w:type="dxa"/>
          <w:shd w:val="clear" w:color="auto" w:fill="FCBF49"/>
        </w:tcPr>
        <w:p w14:paraId="6F0F68D6" w14:textId="77777777" w:rsidR="00E874D3" w:rsidRPr="001D786D" w:rsidRDefault="00E874D3" w:rsidP="00B267DC">
          <w:pPr>
            <w:pStyle w:val="Fejlc"/>
            <w:spacing w:before="60" w:line="276" w:lineRule="auto"/>
            <w:jc w:val="right"/>
            <w:rPr>
              <w:rFonts w:ascii="Arial" w:hAnsi="Arial" w:cs="Arial"/>
              <w:sz w:val="16"/>
              <w:szCs w:val="16"/>
            </w:rPr>
          </w:pPr>
          <w:r w:rsidRPr="001D786D">
            <w:rPr>
              <w:rFonts w:ascii="Arial" w:hAnsi="Arial" w:cs="Arial"/>
              <w:sz w:val="16"/>
              <w:szCs w:val="16"/>
            </w:rPr>
            <w:t>Projekt:</w:t>
          </w:r>
        </w:p>
      </w:tc>
      <w:tc>
        <w:tcPr>
          <w:tcW w:w="2126" w:type="dxa"/>
          <w:shd w:val="clear" w:color="auto" w:fill="FCBF49"/>
        </w:tcPr>
        <w:p w14:paraId="3D35D6A6" w14:textId="638AA2C0" w:rsidR="00E874D3" w:rsidRPr="001D786D" w:rsidRDefault="00C23AFF" w:rsidP="00B267DC">
          <w:pPr>
            <w:pStyle w:val="Fejlc"/>
            <w:spacing w:before="60" w:line="276" w:lineRule="auto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HRP</w:t>
          </w:r>
        </w:p>
      </w:tc>
    </w:tr>
    <w:tr w:rsidR="00E874D3" w:rsidRPr="006C7696" w14:paraId="1AB92CFE" w14:textId="77777777" w:rsidTr="00E15919">
      <w:trPr>
        <w:trHeight w:val="170"/>
        <w:jc w:val="right"/>
      </w:trPr>
      <w:tc>
        <w:tcPr>
          <w:tcW w:w="3403" w:type="dxa"/>
          <w:vMerge/>
        </w:tcPr>
        <w:p w14:paraId="087B0291" w14:textId="77777777" w:rsidR="00E874D3" w:rsidRPr="006C7696" w:rsidRDefault="00E874D3" w:rsidP="00B267DC">
          <w:pPr>
            <w:pStyle w:val="Fejlc"/>
          </w:pPr>
        </w:p>
      </w:tc>
      <w:tc>
        <w:tcPr>
          <w:tcW w:w="3827" w:type="dxa"/>
          <w:shd w:val="clear" w:color="auto" w:fill="FCBF49"/>
        </w:tcPr>
        <w:p w14:paraId="721E2E4B" w14:textId="5599DF34" w:rsidR="00E874D3" w:rsidRPr="001D786D" w:rsidRDefault="00C23AFF" w:rsidP="00B267DC">
          <w:pPr>
            <w:pStyle w:val="Fejlc"/>
            <w:spacing w:line="276" w:lineRule="auto"/>
            <w:jc w:val="right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b/>
              <w:sz w:val="16"/>
              <w:szCs w:val="16"/>
            </w:rPr>
            <w:t>HRP SZEM</w:t>
          </w:r>
        </w:p>
      </w:tc>
      <w:tc>
        <w:tcPr>
          <w:tcW w:w="850" w:type="dxa"/>
          <w:shd w:val="clear" w:color="auto" w:fill="FCBF49"/>
        </w:tcPr>
        <w:p w14:paraId="0AE2E73D" w14:textId="77777777" w:rsidR="00E874D3" w:rsidRPr="001D786D" w:rsidRDefault="00E874D3" w:rsidP="00B267DC">
          <w:pPr>
            <w:pStyle w:val="Fejlc"/>
            <w:spacing w:line="276" w:lineRule="auto"/>
            <w:jc w:val="right"/>
            <w:rPr>
              <w:rFonts w:ascii="Arial" w:hAnsi="Arial" w:cs="Arial"/>
              <w:sz w:val="16"/>
              <w:szCs w:val="16"/>
            </w:rPr>
          </w:pPr>
          <w:r w:rsidRPr="001D786D">
            <w:rPr>
              <w:rFonts w:ascii="Arial" w:hAnsi="Arial" w:cs="Arial"/>
              <w:sz w:val="16"/>
              <w:szCs w:val="16"/>
            </w:rPr>
            <w:t>Verzió:</w:t>
          </w:r>
        </w:p>
      </w:tc>
      <w:tc>
        <w:tcPr>
          <w:tcW w:w="2126" w:type="dxa"/>
          <w:shd w:val="clear" w:color="auto" w:fill="FCBF49"/>
        </w:tcPr>
        <w:p w14:paraId="3DCDC988" w14:textId="4000C1CD" w:rsidR="00E874D3" w:rsidRPr="001D786D" w:rsidRDefault="00C23AFF" w:rsidP="00B267DC">
          <w:pPr>
            <w:pStyle w:val="Fejlc"/>
            <w:spacing w:line="276" w:lineRule="auto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1.0</w:t>
          </w:r>
        </w:p>
      </w:tc>
    </w:tr>
    <w:tr w:rsidR="00E874D3" w:rsidRPr="006C7696" w14:paraId="21338860" w14:textId="77777777" w:rsidTr="00E15919">
      <w:trPr>
        <w:trHeight w:val="170"/>
        <w:jc w:val="right"/>
      </w:trPr>
      <w:tc>
        <w:tcPr>
          <w:tcW w:w="3403" w:type="dxa"/>
          <w:vMerge/>
        </w:tcPr>
        <w:p w14:paraId="4CFFC3CB" w14:textId="77777777" w:rsidR="00E874D3" w:rsidRPr="006C7696" w:rsidRDefault="00E874D3" w:rsidP="00B267DC">
          <w:pPr>
            <w:pStyle w:val="Fejlc"/>
          </w:pPr>
        </w:p>
      </w:tc>
      <w:tc>
        <w:tcPr>
          <w:tcW w:w="3827" w:type="dxa"/>
          <w:shd w:val="clear" w:color="auto" w:fill="FCBF49"/>
        </w:tcPr>
        <w:p w14:paraId="0B073371" w14:textId="1612FDA0" w:rsidR="00E874D3" w:rsidRPr="001D786D" w:rsidRDefault="00C23AFF" w:rsidP="00C23AFF">
          <w:pPr>
            <w:pStyle w:val="Fejlc"/>
            <w:spacing w:line="276" w:lineRule="auto"/>
            <w:jc w:val="right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 xml:space="preserve">Fájlnév: </w:t>
          </w:r>
          <w:r w:rsidR="00702557">
            <w:rPr>
              <w:rFonts w:ascii="Arial" w:hAnsi="Arial" w:cs="Arial"/>
              <w:sz w:val="16"/>
              <w:szCs w:val="16"/>
            </w:rPr>
            <w:t>HRP_</w:t>
          </w:r>
          <w:r>
            <w:rPr>
              <w:rFonts w:ascii="Arial" w:hAnsi="Arial" w:cs="Arial"/>
              <w:sz w:val="16"/>
              <w:szCs w:val="16"/>
            </w:rPr>
            <w:t>SZEM</w:t>
          </w:r>
          <w:r w:rsidR="00702557">
            <w:rPr>
              <w:rFonts w:ascii="Arial" w:hAnsi="Arial" w:cs="Arial"/>
              <w:sz w:val="16"/>
              <w:szCs w:val="16"/>
            </w:rPr>
            <w:t>_Műszaki specifikáció</w:t>
          </w:r>
        </w:p>
      </w:tc>
      <w:tc>
        <w:tcPr>
          <w:tcW w:w="850" w:type="dxa"/>
          <w:shd w:val="clear" w:color="auto" w:fill="FCBF49"/>
        </w:tcPr>
        <w:p w14:paraId="2E4D30B9" w14:textId="77777777" w:rsidR="00E874D3" w:rsidRPr="001D786D" w:rsidRDefault="00E874D3" w:rsidP="00B267DC">
          <w:pPr>
            <w:pStyle w:val="Fejlc"/>
            <w:spacing w:line="276" w:lineRule="auto"/>
            <w:jc w:val="right"/>
            <w:rPr>
              <w:rFonts w:ascii="Arial" w:hAnsi="Arial" w:cs="Arial"/>
              <w:sz w:val="16"/>
              <w:szCs w:val="16"/>
            </w:rPr>
          </w:pPr>
          <w:r w:rsidRPr="001D786D">
            <w:rPr>
              <w:rFonts w:ascii="Arial" w:hAnsi="Arial" w:cs="Arial"/>
              <w:sz w:val="16"/>
              <w:szCs w:val="16"/>
            </w:rPr>
            <w:t>Oldal:</w:t>
          </w:r>
        </w:p>
      </w:tc>
      <w:tc>
        <w:tcPr>
          <w:tcW w:w="2126" w:type="dxa"/>
          <w:shd w:val="clear" w:color="auto" w:fill="FCBF49"/>
        </w:tcPr>
        <w:p w14:paraId="6252E54C" w14:textId="1A4246CF" w:rsidR="00E874D3" w:rsidRPr="00F81EE6" w:rsidRDefault="00E874D3" w:rsidP="00B267DC">
          <w:pPr>
            <w:pStyle w:val="Fejlc"/>
            <w:spacing w:line="276" w:lineRule="auto"/>
            <w:rPr>
              <w:rFonts w:ascii="Arial" w:hAnsi="Arial" w:cs="Arial"/>
              <w:b/>
              <w:sz w:val="16"/>
              <w:szCs w:val="16"/>
            </w:rPr>
          </w:pPr>
          <w:r w:rsidRPr="00F81EE6">
            <w:rPr>
              <w:rFonts w:ascii="Arial" w:hAnsi="Arial" w:cs="Arial"/>
              <w:b/>
              <w:sz w:val="16"/>
              <w:szCs w:val="16"/>
            </w:rPr>
            <w:fldChar w:fldCharType="begin"/>
          </w:r>
          <w:r w:rsidRPr="00F81EE6">
            <w:rPr>
              <w:rFonts w:ascii="Arial" w:hAnsi="Arial" w:cs="Arial"/>
              <w:b/>
              <w:sz w:val="16"/>
              <w:szCs w:val="16"/>
            </w:rPr>
            <w:instrText xml:space="preserve"> PAGE   \* MERGEFORMAT </w:instrText>
          </w:r>
          <w:r w:rsidRPr="00F81EE6">
            <w:rPr>
              <w:rFonts w:ascii="Arial" w:hAnsi="Arial" w:cs="Arial"/>
              <w:b/>
              <w:sz w:val="16"/>
              <w:szCs w:val="16"/>
            </w:rPr>
            <w:fldChar w:fldCharType="separate"/>
          </w:r>
          <w:r w:rsidR="000B6841">
            <w:rPr>
              <w:rFonts w:ascii="Arial" w:hAnsi="Arial" w:cs="Arial"/>
              <w:b/>
              <w:sz w:val="16"/>
              <w:szCs w:val="16"/>
            </w:rPr>
            <w:t>2</w:t>
          </w:r>
          <w:r w:rsidRPr="00F81EE6">
            <w:rPr>
              <w:rFonts w:ascii="Arial" w:hAnsi="Arial" w:cs="Arial"/>
              <w:b/>
              <w:sz w:val="16"/>
              <w:szCs w:val="16"/>
            </w:rPr>
            <w:fldChar w:fldCharType="end"/>
          </w:r>
          <w:r w:rsidRPr="00F81EE6">
            <w:rPr>
              <w:rFonts w:ascii="Arial" w:hAnsi="Arial" w:cs="Arial"/>
              <w:b/>
              <w:sz w:val="16"/>
              <w:szCs w:val="16"/>
            </w:rPr>
            <w:t>/</w:t>
          </w:r>
          <w:r w:rsidRPr="00F81EE6">
            <w:rPr>
              <w:rFonts w:ascii="Arial" w:hAnsi="Arial" w:cs="Arial"/>
              <w:b/>
              <w:noProof w:val="0"/>
              <w:sz w:val="16"/>
              <w:szCs w:val="16"/>
            </w:rPr>
            <w:fldChar w:fldCharType="begin"/>
          </w:r>
          <w:r w:rsidRPr="00F81EE6">
            <w:rPr>
              <w:rFonts w:ascii="Arial" w:hAnsi="Arial" w:cs="Arial"/>
              <w:b/>
              <w:sz w:val="16"/>
              <w:szCs w:val="16"/>
            </w:rPr>
            <w:instrText xml:space="preserve"> NUMPAGES   \* MERGEFORMAT </w:instrText>
          </w:r>
          <w:r w:rsidRPr="00F81EE6">
            <w:rPr>
              <w:rFonts w:ascii="Arial" w:hAnsi="Arial" w:cs="Arial"/>
              <w:b/>
              <w:noProof w:val="0"/>
              <w:sz w:val="16"/>
              <w:szCs w:val="16"/>
            </w:rPr>
            <w:fldChar w:fldCharType="separate"/>
          </w:r>
          <w:r w:rsidR="000B6841">
            <w:rPr>
              <w:rFonts w:ascii="Arial" w:hAnsi="Arial" w:cs="Arial"/>
              <w:b/>
              <w:sz w:val="16"/>
              <w:szCs w:val="16"/>
            </w:rPr>
            <w:t>37</w:t>
          </w:r>
          <w:r w:rsidRPr="00F81EE6">
            <w:rPr>
              <w:rFonts w:ascii="Arial" w:hAnsi="Arial" w:cs="Arial"/>
              <w:b/>
              <w:sz w:val="16"/>
              <w:szCs w:val="16"/>
            </w:rPr>
            <w:fldChar w:fldCharType="end"/>
          </w:r>
        </w:p>
      </w:tc>
    </w:tr>
  </w:tbl>
  <w:p w14:paraId="70AB9DA1" w14:textId="7BFB6320" w:rsidR="00E874D3" w:rsidRDefault="00E874D3" w:rsidP="00B267DC">
    <w:pPr>
      <w:pStyle w:val="lfej"/>
      <w:pBdr>
        <w:top w:val="single" w:sz="4" w:space="1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2"/>
    <w:multiLevelType w:val="singleLevel"/>
    <w:tmpl w:val="A95E180C"/>
    <w:name w:val="Diagram"/>
    <w:lvl w:ilvl="0">
      <w:start w:val="1"/>
      <w:numFmt w:val="decimal"/>
      <w:pStyle w:val="DiagramLabel"/>
      <w:suff w:val="space"/>
      <w:lvlText w:val="Figure %1: "/>
      <w:lvlJc w:val="left"/>
    </w:lvl>
  </w:abstractNum>
  <w:abstractNum w:abstractNumId="1" w15:restartNumberingAfterBreak="0">
    <w:nsid w:val="01096583"/>
    <w:multiLevelType w:val="hybridMultilevel"/>
    <w:tmpl w:val="4B36CA18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1F32A4"/>
    <w:multiLevelType w:val="hybridMultilevel"/>
    <w:tmpl w:val="E42644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F1477B"/>
    <w:multiLevelType w:val="hybridMultilevel"/>
    <w:tmpl w:val="F48A026A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ABCDEF1"/>
    <w:multiLevelType w:val="singleLevel"/>
    <w:tmpl w:val="DB502054"/>
    <w:name w:val="TerOld1"/>
    <w:lvl w:ilvl="0">
      <w:numFmt w:val="decimal"/>
      <w:lvlText w:val="%1"/>
      <w:lvlJc w:val="left"/>
    </w:lvl>
  </w:abstractNum>
  <w:abstractNum w:abstractNumId="5" w15:restartNumberingAfterBreak="0">
    <w:nsid w:val="0ADD6F4A"/>
    <w:multiLevelType w:val="hybridMultilevel"/>
    <w:tmpl w:val="8222C70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38C903C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A65BE4"/>
    <w:multiLevelType w:val="multilevel"/>
    <w:tmpl w:val="296EC54A"/>
    <w:lvl w:ilvl="0">
      <w:start w:val="2016"/>
      <w:numFmt w:val="bullet"/>
      <w:lvlText w:val="-"/>
      <w:lvlJc w:val="left"/>
      <w:pPr>
        <w:ind w:left="360" w:hanging="360"/>
      </w:pPr>
      <w:rPr>
        <w:rFonts w:ascii="Tahoma" w:eastAsia="Tahoma" w:hAnsi="Tahoma" w:cs="Tahom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26444DD"/>
    <w:multiLevelType w:val="multilevel"/>
    <w:tmpl w:val="1A06A1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26564D9"/>
    <w:multiLevelType w:val="hybridMultilevel"/>
    <w:tmpl w:val="57F613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EA7B38"/>
    <w:multiLevelType w:val="hybridMultilevel"/>
    <w:tmpl w:val="A70AAD86"/>
    <w:lvl w:ilvl="0" w:tplc="040E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0" w15:restartNumberingAfterBreak="0">
    <w:nsid w:val="241F63B7"/>
    <w:multiLevelType w:val="hybridMultilevel"/>
    <w:tmpl w:val="6B7253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023390"/>
    <w:multiLevelType w:val="hybridMultilevel"/>
    <w:tmpl w:val="A26E08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AD6ADE"/>
    <w:multiLevelType w:val="multilevel"/>
    <w:tmpl w:val="EF7058FA"/>
    <w:styleLink w:val="Stlus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2FC845EF"/>
    <w:multiLevelType w:val="multilevel"/>
    <w:tmpl w:val="3EE67C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34B40B01"/>
    <w:multiLevelType w:val="hybridMultilevel"/>
    <w:tmpl w:val="A4D6320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516B78"/>
    <w:multiLevelType w:val="hybridMultilevel"/>
    <w:tmpl w:val="5168615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F027FB"/>
    <w:multiLevelType w:val="hybridMultilevel"/>
    <w:tmpl w:val="E4E2360C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9CF03D7"/>
    <w:multiLevelType w:val="hybridMultilevel"/>
    <w:tmpl w:val="08B09054"/>
    <w:lvl w:ilvl="0" w:tplc="040E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8" w15:restartNumberingAfterBreak="0">
    <w:nsid w:val="3AE517E9"/>
    <w:multiLevelType w:val="multilevel"/>
    <w:tmpl w:val="9AE00AC0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Cmsor3"/>
      <w:lvlText w:val="%1.%2.%3"/>
      <w:lvlJc w:val="left"/>
      <w:pPr>
        <w:ind w:left="1288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4BDF7ACA"/>
    <w:multiLevelType w:val="hybridMultilevel"/>
    <w:tmpl w:val="D07CA6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9D65B6"/>
    <w:multiLevelType w:val="hybridMultilevel"/>
    <w:tmpl w:val="6C94F7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6556D8"/>
    <w:multiLevelType w:val="hybridMultilevel"/>
    <w:tmpl w:val="CF4049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B77157"/>
    <w:multiLevelType w:val="hybridMultilevel"/>
    <w:tmpl w:val="DB80790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FD58FD"/>
    <w:multiLevelType w:val="hybridMultilevel"/>
    <w:tmpl w:val="774AF32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EE723C"/>
    <w:multiLevelType w:val="hybridMultilevel"/>
    <w:tmpl w:val="EE921E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CA373F"/>
    <w:multiLevelType w:val="hybridMultilevel"/>
    <w:tmpl w:val="718C91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150186"/>
    <w:multiLevelType w:val="hybridMultilevel"/>
    <w:tmpl w:val="2984111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615557"/>
    <w:multiLevelType w:val="hybridMultilevel"/>
    <w:tmpl w:val="85963D3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643019"/>
    <w:multiLevelType w:val="hybridMultilevel"/>
    <w:tmpl w:val="C09840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9D47AF"/>
    <w:multiLevelType w:val="hybridMultilevel"/>
    <w:tmpl w:val="85D499F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746AF1"/>
    <w:multiLevelType w:val="multilevel"/>
    <w:tmpl w:val="75B40AF8"/>
    <w:lvl w:ilvl="0">
      <w:start w:val="1"/>
      <w:numFmt w:val="decimal"/>
      <w:pStyle w:val="StlusCmsor1Arial"/>
      <w:lvlText w:val="%1"/>
      <w:lvlJc w:val="left"/>
      <w:pPr>
        <w:ind w:left="574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7953489F"/>
    <w:multiLevelType w:val="hybridMultilevel"/>
    <w:tmpl w:val="76368AE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CC30EA"/>
    <w:multiLevelType w:val="hybridMultilevel"/>
    <w:tmpl w:val="9E9A14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5D00BF"/>
    <w:multiLevelType w:val="hybridMultilevel"/>
    <w:tmpl w:val="B726C3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5129215">
    <w:abstractNumId w:val="30"/>
  </w:num>
  <w:num w:numId="2" w16cid:durableId="279604087">
    <w:abstractNumId w:val="18"/>
  </w:num>
  <w:num w:numId="3" w16cid:durableId="32583558">
    <w:abstractNumId w:val="33"/>
  </w:num>
  <w:num w:numId="4" w16cid:durableId="805465090">
    <w:abstractNumId w:val="19"/>
  </w:num>
  <w:num w:numId="5" w16cid:durableId="814874840">
    <w:abstractNumId w:val="8"/>
  </w:num>
  <w:num w:numId="6" w16cid:durableId="816260756">
    <w:abstractNumId w:val="10"/>
  </w:num>
  <w:num w:numId="7" w16cid:durableId="1330789316">
    <w:abstractNumId w:val="23"/>
  </w:num>
  <w:num w:numId="8" w16cid:durableId="718163899">
    <w:abstractNumId w:val="24"/>
  </w:num>
  <w:num w:numId="9" w16cid:durableId="1826781088">
    <w:abstractNumId w:val="22"/>
  </w:num>
  <w:num w:numId="10" w16cid:durableId="1368410676">
    <w:abstractNumId w:val="21"/>
  </w:num>
  <w:num w:numId="11" w16cid:durableId="1042097448">
    <w:abstractNumId w:val="14"/>
  </w:num>
  <w:num w:numId="12" w16cid:durableId="1996180232">
    <w:abstractNumId w:val="5"/>
  </w:num>
  <w:num w:numId="13" w16cid:durableId="1260875017">
    <w:abstractNumId w:val="2"/>
  </w:num>
  <w:num w:numId="14" w16cid:durableId="653029121">
    <w:abstractNumId w:val="20"/>
  </w:num>
  <w:num w:numId="15" w16cid:durableId="764883360">
    <w:abstractNumId w:val="25"/>
  </w:num>
  <w:num w:numId="16" w16cid:durableId="1817837750">
    <w:abstractNumId w:val="28"/>
  </w:num>
  <w:num w:numId="17" w16cid:durableId="1379861124">
    <w:abstractNumId w:val="27"/>
  </w:num>
  <w:num w:numId="18" w16cid:durableId="2007172848">
    <w:abstractNumId w:val="6"/>
  </w:num>
  <w:num w:numId="19" w16cid:durableId="609700699">
    <w:abstractNumId w:val="7"/>
  </w:num>
  <w:num w:numId="20" w16cid:durableId="1321612688">
    <w:abstractNumId w:val="13"/>
  </w:num>
  <w:num w:numId="21" w16cid:durableId="1194271688">
    <w:abstractNumId w:val="0"/>
  </w:num>
  <w:num w:numId="22" w16cid:durableId="1162507310">
    <w:abstractNumId w:val="12"/>
  </w:num>
  <w:num w:numId="23" w16cid:durableId="1871845042">
    <w:abstractNumId w:val="15"/>
  </w:num>
  <w:num w:numId="24" w16cid:durableId="2056541388">
    <w:abstractNumId w:val="18"/>
  </w:num>
  <w:num w:numId="25" w16cid:durableId="1320692675">
    <w:abstractNumId w:val="31"/>
  </w:num>
  <w:num w:numId="26" w16cid:durableId="771390461">
    <w:abstractNumId w:val="29"/>
  </w:num>
  <w:num w:numId="27" w16cid:durableId="96874048">
    <w:abstractNumId w:val="18"/>
  </w:num>
  <w:num w:numId="28" w16cid:durableId="1233465435">
    <w:abstractNumId w:val="18"/>
  </w:num>
  <w:num w:numId="29" w16cid:durableId="688023245">
    <w:abstractNumId w:val="16"/>
  </w:num>
  <w:num w:numId="30" w16cid:durableId="1805004565">
    <w:abstractNumId w:val="18"/>
  </w:num>
  <w:num w:numId="31" w16cid:durableId="963462998">
    <w:abstractNumId w:val="11"/>
  </w:num>
  <w:num w:numId="32" w16cid:durableId="854727389">
    <w:abstractNumId w:val="3"/>
  </w:num>
  <w:num w:numId="33" w16cid:durableId="1058481844">
    <w:abstractNumId w:val="1"/>
  </w:num>
  <w:num w:numId="34" w16cid:durableId="1269318615">
    <w:abstractNumId w:val="9"/>
  </w:num>
  <w:num w:numId="35" w16cid:durableId="1396052341">
    <w:abstractNumId w:val="32"/>
  </w:num>
  <w:num w:numId="36" w16cid:durableId="1739132070">
    <w:abstractNumId w:val="26"/>
  </w:num>
  <w:num w:numId="37" w16cid:durableId="1187252422">
    <w:abstractNumId w:val="17"/>
  </w:num>
  <w:numIdMacAtCleanup w:val="2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Tarjáni Gábor">
    <w15:presenceInfo w15:providerId="AD" w15:userId="S-1-5-21-1482476501-1275210071-725345543-71373"/>
  </w15:person>
  <w15:person w15:author="Turóczi Márton Gábor">
    <w15:presenceInfo w15:providerId="AD" w15:userId="S::turoczimg@mav.hu::1256f128-c798-45b9-afcc-6032bb578a0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6FCF"/>
    <w:rsid w:val="00002363"/>
    <w:rsid w:val="00002B48"/>
    <w:rsid w:val="00002CBA"/>
    <w:rsid w:val="00004055"/>
    <w:rsid w:val="00004CE3"/>
    <w:rsid w:val="00005372"/>
    <w:rsid w:val="000061E0"/>
    <w:rsid w:val="000117B5"/>
    <w:rsid w:val="00011B3C"/>
    <w:rsid w:val="00011FF1"/>
    <w:rsid w:val="00013D50"/>
    <w:rsid w:val="000141E5"/>
    <w:rsid w:val="00014ED7"/>
    <w:rsid w:val="00015213"/>
    <w:rsid w:val="00016D94"/>
    <w:rsid w:val="0001760C"/>
    <w:rsid w:val="000178F5"/>
    <w:rsid w:val="00020C84"/>
    <w:rsid w:val="0002129C"/>
    <w:rsid w:val="0002147E"/>
    <w:rsid w:val="000216BF"/>
    <w:rsid w:val="00021B45"/>
    <w:rsid w:val="00021C0D"/>
    <w:rsid w:val="0002226F"/>
    <w:rsid w:val="00023906"/>
    <w:rsid w:val="00023A00"/>
    <w:rsid w:val="00024576"/>
    <w:rsid w:val="00024761"/>
    <w:rsid w:val="000255A2"/>
    <w:rsid w:val="00025981"/>
    <w:rsid w:val="00025E92"/>
    <w:rsid w:val="00026187"/>
    <w:rsid w:val="00026EF3"/>
    <w:rsid w:val="000278BB"/>
    <w:rsid w:val="00031E1F"/>
    <w:rsid w:val="00031E69"/>
    <w:rsid w:val="00031ED7"/>
    <w:rsid w:val="00032A73"/>
    <w:rsid w:val="00032EC8"/>
    <w:rsid w:val="00034181"/>
    <w:rsid w:val="000343BA"/>
    <w:rsid w:val="00034610"/>
    <w:rsid w:val="00035B88"/>
    <w:rsid w:val="00035EB6"/>
    <w:rsid w:val="00036F2E"/>
    <w:rsid w:val="000379C1"/>
    <w:rsid w:val="00037E8D"/>
    <w:rsid w:val="00037EAD"/>
    <w:rsid w:val="0004015B"/>
    <w:rsid w:val="00040804"/>
    <w:rsid w:val="00043275"/>
    <w:rsid w:val="00044531"/>
    <w:rsid w:val="00044ECE"/>
    <w:rsid w:val="000470C7"/>
    <w:rsid w:val="00047CA6"/>
    <w:rsid w:val="00047F0C"/>
    <w:rsid w:val="0005045F"/>
    <w:rsid w:val="00050BCB"/>
    <w:rsid w:val="00051145"/>
    <w:rsid w:val="00051746"/>
    <w:rsid w:val="00052616"/>
    <w:rsid w:val="00052C77"/>
    <w:rsid w:val="0005445B"/>
    <w:rsid w:val="00054731"/>
    <w:rsid w:val="00054B63"/>
    <w:rsid w:val="000560ED"/>
    <w:rsid w:val="000568C5"/>
    <w:rsid w:val="00056B20"/>
    <w:rsid w:val="00056D73"/>
    <w:rsid w:val="000570ED"/>
    <w:rsid w:val="0005797D"/>
    <w:rsid w:val="00057BC8"/>
    <w:rsid w:val="00057D56"/>
    <w:rsid w:val="00060065"/>
    <w:rsid w:val="00060DE9"/>
    <w:rsid w:val="000611D3"/>
    <w:rsid w:val="00061A41"/>
    <w:rsid w:val="000628C7"/>
    <w:rsid w:val="00062C50"/>
    <w:rsid w:val="00062EF9"/>
    <w:rsid w:val="000631B7"/>
    <w:rsid w:val="0006378E"/>
    <w:rsid w:val="00063A64"/>
    <w:rsid w:val="00063C06"/>
    <w:rsid w:val="00063D65"/>
    <w:rsid w:val="00063E54"/>
    <w:rsid w:val="00064566"/>
    <w:rsid w:val="00066067"/>
    <w:rsid w:val="000661A6"/>
    <w:rsid w:val="0006754A"/>
    <w:rsid w:val="0007000A"/>
    <w:rsid w:val="00070201"/>
    <w:rsid w:val="00070A3F"/>
    <w:rsid w:val="00070B9B"/>
    <w:rsid w:val="0007190B"/>
    <w:rsid w:val="00071DA2"/>
    <w:rsid w:val="0007277B"/>
    <w:rsid w:val="00072A67"/>
    <w:rsid w:val="000734D3"/>
    <w:rsid w:val="0007395C"/>
    <w:rsid w:val="00073CF3"/>
    <w:rsid w:val="0007480C"/>
    <w:rsid w:val="000759DC"/>
    <w:rsid w:val="00075B6E"/>
    <w:rsid w:val="00075BB7"/>
    <w:rsid w:val="00075ECF"/>
    <w:rsid w:val="00075F85"/>
    <w:rsid w:val="0007774D"/>
    <w:rsid w:val="00077794"/>
    <w:rsid w:val="00077DE5"/>
    <w:rsid w:val="000810EC"/>
    <w:rsid w:val="000812CE"/>
    <w:rsid w:val="000816B0"/>
    <w:rsid w:val="000819EA"/>
    <w:rsid w:val="00081BE7"/>
    <w:rsid w:val="00081DF8"/>
    <w:rsid w:val="00081ED9"/>
    <w:rsid w:val="000820DB"/>
    <w:rsid w:val="00082D8B"/>
    <w:rsid w:val="000834F1"/>
    <w:rsid w:val="000839CE"/>
    <w:rsid w:val="00084205"/>
    <w:rsid w:val="000847CB"/>
    <w:rsid w:val="00084E98"/>
    <w:rsid w:val="00084ED4"/>
    <w:rsid w:val="000858AD"/>
    <w:rsid w:val="000862C2"/>
    <w:rsid w:val="0008684B"/>
    <w:rsid w:val="00087050"/>
    <w:rsid w:val="000879D1"/>
    <w:rsid w:val="00087BF6"/>
    <w:rsid w:val="00087D56"/>
    <w:rsid w:val="00090A14"/>
    <w:rsid w:val="00091336"/>
    <w:rsid w:val="00092135"/>
    <w:rsid w:val="00093561"/>
    <w:rsid w:val="00093F2D"/>
    <w:rsid w:val="0009452A"/>
    <w:rsid w:val="000946C7"/>
    <w:rsid w:val="0009475A"/>
    <w:rsid w:val="000949F7"/>
    <w:rsid w:val="00094F76"/>
    <w:rsid w:val="00095176"/>
    <w:rsid w:val="000953E3"/>
    <w:rsid w:val="00095B3D"/>
    <w:rsid w:val="0009657F"/>
    <w:rsid w:val="00096740"/>
    <w:rsid w:val="0009679A"/>
    <w:rsid w:val="00096B20"/>
    <w:rsid w:val="00097399"/>
    <w:rsid w:val="00097D9D"/>
    <w:rsid w:val="00097E89"/>
    <w:rsid w:val="00097F5F"/>
    <w:rsid w:val="000A1C6E"/>
    <w:rsid w:val="000A1CCD"/>
    <w:rsid w:val="000A1D1A"/>
    <w:rsid w:val="000A2720"/>
    <w:rsid w:val="000A3734"/>
    <w:rsid w:val="000A3A4E"/>
    <w:rsid w:val="000A442D"/>
    <w:rsid w:val="000A64D5"/>
    <w:rsid w:val="000A6F85"/>
    <w:rsid w:val="000B111A"/>
    <w:rsid w:val="000B1877"/>
    <w:rsid w:val="000B2258"/>
    <w:rsid w:val="000B4912"/>
    <w:rsid w:val="000B4C0F"/>
    <w:rsid w:val="000B4EE1"/>
    <w:rsid w:val="000B58D2"/>
    <w:rsid w:val="000B5923"/>
    <w:rsid w:val="000B6841"/>
    <w:rsid w:val="000B74C8"/>
    <w:rsid w:val="000B7575"/>
    <w:rsid w:val="000C0D3C"/>
    <w:rsid w:val="000C23C8"/>
    <w:rsid w:val="000C2CD8"/>
    <w:rsid w:val="000C2FF2"/>
    <w:rsid w:val="000C48E0"/>
    <w:rsid w:val="000C4A33"/>
    <w:rsid w:val="000C566D"/>
    <w:rsid w:val="000C5A77"/>
    <w:rsid w:val="000C62E6"/>
    <w:rsid w:val="000C6E28"/>
    <w:rsid w:val="000C75EB"/>
    <w:rsid w:val="000C76CD"/>
    <w:rsid w:val="000D080F"/>
    <w:rsid w:val="000D1087"/>
    <w:rsid w:val="000D1A77"/>
    <w:rsid w:val="000D25E8"/>
    <w:rsid w:val="000D2848"/>
    <w:rsid w:val="000D31A4"/>
    <w:rsid w:val="000D3351"/>
    <w:rsid w:val="000D3DA5"/>
    <w:rsid w:val="000D4439"/>
    <w:rsid w:val="000D4C30"/>
    <w:rsid w:val="000D530D"/>
    <w:rsid w:val="000D5926"/>
    <w:rsid w:val="000D5D45"/>
    <w:rsid w:val="000D6F38"/>
    <w:rsid w:val="000D701E"/>
    <w:rsid w:val="000D7389"/>
    <w:rsid w:val="000D7D23"/>
    <w:rsid w:val="000E018E"/>
    <w:rsid w:val="000E0BB2"/>
    <w:rsid w:val="000E277C"/>
    <w:rsid w:val="000E3CF7"/>
    <w:rsid w:val="000E4460"/>
    <w:rsid w:val="000E4E04"/>
    <w:rsid w:val="000E507A"/>
    <w:rsid w:val="000E5972"/>
    <w:rsid w:val="000E5E2D"/>
    <w:rsid w:val="000E6744"/>
    <w:rsid w:val="000E6F53"/>
    <w:rsid w:val="000E73A3"/>
    <w:rsid w:val="000E7B5E"/>
    <w:rsid w:val="000F025E"/>
    <w:rsid w:val="000F0B39"/>
    <w:rsid w:val="000F0C67"/>
    <w:rsid w:val="000F28BC"/>
    <w:rsid w:val="000F2991"/>
    <w:rsid w:val="000F2E88"/>
    <w:rsid w:val="000F3914"/>
    <w:rsid w:val="000F3D28"/>
    <w:rsid w:val="000F410E"/>
    <w:rsid w:val="000F437B"/>
    <w:rsid w:val="000F4CD1"/>
    <w:rsid w:val="000F5A00"/>
    <w:rsid w:val="000F6656"/>
    <w:rsid w:val="000F6BBC"/>
    <w:rsid w:val="000F6E4C"/>
    <w:rsid w:val="000F737B"/>
    <w:rsid w:val="0010139D"/>
    <w:rsid w:val="00101914"/>
    <w:rsid w:val="00101927"/>
    <w:rsid w:val="00101CB5"/>
    <w:rsid w:val="001021A8"/>
    <w:rsid w:val="00102593"/>
    <w:rsid w:val="001027EC"/>
    <w:rsid w:val="00103B47"/>
    <w:rsid w:val="001045D2"/>
    <w:rsid w:val="0010554D"/>
    <w:rsid w:val="00106120"/>
    <w:rsid w:val="00106B61"/>
    <w:rsid w:val="00110630"/>
    <w:rsid w:val="00111D17"/>
    <w:rsid w:val="00111D76"/>
    <w:rsid w:val="0011237C"/>
    <w:rsid w:val="001123A6"/>
    <w:rsid w:val="001135A2"/>
    <w:rsid w:val="001136B8"/>
    <w:rsid w:val="001137D3"/>
    <w:rsid w:val="00113F2E"/>
    <w:rsid w:val="00114ECE"/>
    <w:rsid w:val="00115751"/>
    <w:rsid w:val="00116870"/>
    <w:rsid w:val="00116A2E"/>
    <w:rsid w:val="00117D3E"/>
    <w:rsid w:val="00121772"/>
    <w:rsid w:val="00121FED"/>
    <w:rsid w:val="00122257"/>
    <w:rsid w:val="001222BE"/>
    <w:rsid w:val="00122597"/>
    <w:rsid w:val="0012305C"/>
    <w:rsid w:val="00123516"/>
    <w:rsid w:val="001245DF"/>
    <w:rsid w:val="0012468A"/>
    <w:rsid w:val="00125849"/>
    <w:rsid w:val="001259AE"/>
    <w:rsid w:val="00125B4A"/>
    <w:rsid w:val="00125CB5"/>
    <w:rsid w:val="0012630E"/>
    <w:rsid w:val="0012650E"/>
    <w:rsid w:val="001268F3"/>
    <w:rsid w:val="001278B8"/>
    <w:rsid w:val="00127911"/>
    <w:rsid w:val="00131BAB"/>
    <w:rsid w:val="00132401"/>
    <w:rsid w:val="0013548A"/>
    <w:rsid w:val="001356DF"/>
    <w:rsid w:val="00135942"/>
    <w:rsid w:val="00135A79"/>
    <w:rsid w:val="00135B3D"/>
    <w:rsid w:val="001363EE"/>
    <w:rsid w:val="00136539"/>
    <w:rsid w:val="00136C1E"/>
    <w:rsid w:val="00136E08"/>
    <w:rsid w:val="00137375"/>
    <w:rsid w:val="00140169"/>
    <w:rsid w:val="0014038E"/>
    <w:rsid w:val="00140A0F"/>
    <w:rsid w:val="00140ABB"/>
    <w:rsid w:val="0014208F"/>
    <w:rsid w:val="001436B9"/>
    <w:rsid w:val="001437E5"/>
    <w:rsid w:val="00144822"/>
    <w:rsid w:val="00145486"/>
    <w:rsid w:val="00145D5B"/>
    <w:rsid w:val="00146F6F"/>
    <w:rsid w:val="001476CD"/>
    <w:rsid w:val="00150279"/>
    <w:rsid w:val="00150714"/>
    <w:rsid w:val="00150849"/>
    <w:rsid w:val="001511EB"/>
    <w:rsid w:val="0015137C"/>
    <w:rsid w:val="00151628"/>
    <w:rsid w:val="00151B48"/>
    <w:rsid w:val="00152151"/>
    <w:rsid w:val="00152BE4"/>
    <w:rsid w:val="001539A4"/>
    <w:rsid w:val="00154BAD"/>
    <w:rsid w:val="00154C29"/>
    <w:rsid w:val="00155681"/>
    <w:rsid w:val="00155CC2"/>
    <w:rsid w:val="00155ECC"/>
    <w:rsid w:val="001563C3"/>
    <w:rsid w:val="00156B88"/>
    <w:rsid w:val="00156CB0"/>
    <w:rsid w:val="001570A6"/>
    <w:rsid w:val="00157631"/>
    <w:rsid w:val="00157F3C"/>
    <w:rsid w:val="00160498"/>
    <w:rsid w:val="00160C76"/>
    <w:rsid w:val="00161276"/>
    <w:rsid w:val="00161355"/>
    <w:rsid w:val="001614BD"/>
    <w:rsid w:val="00163120"/>
    <w:rsid w:val="001640ED"/>
    <w:rsid w:val="00164AAB"/>
    <w:rsid w:val="00164C69"/>
    <w:rsid w:val="00164F68"/>
    <w:rsid w:val="00165303"/>
    <w:rsid w:val="0016716A"/>
    <w:rsid w:val="00167693"/>
    <w:rsid w:val="0016779A"/>
    <w:rsid w:val="00167809"/>
    <w:rsid w:val="00170511"/>
    <w:rsid w:val="00170ADB"/>
    <w:rsid w:val="00171E60"/>
    <w:rsid w:val="00172C16"/>
    <w:rsid w:val="00172DCC"/>
    <w:rsid w:val="00172E63"/>
    <w:rsid w:val="0017341E"/>
    <w:rsid w:val="00173600"/>
    <w:rsid w:val="001736E9"/>
    <w:rsid w:val="00174637"/>
    <w:rsid w:val="0017579A"/>
    <w:rsid w:val="00175E3D"/>
    <w:rsid w:val="00175ECF"/>
    <w:rsid w:val="00176301"/>
    <w:rsid w:val="0017684C"/>
    <w:rsid w:val="00176F4F"/>
    <w:rsid w:val="00177104"/>
    <w:rsid w:val="00177435"/>
    <w:rsid w:val="00177D87"/>
    <w:rsid w:val="00177DA6"/>
    <w:rsid w:val="00180878"/>
    <w:rsid w:val="00181147"/>
    <w:rsid w:val="0018172A"/>
    <w:rsid w:val="00181AD8"/>
    <w:rsid w:val="001829E8"/>
    <w:rsid w:val="00182EEF"/>
    <w:rsid w:val="001839A6"/>
    <w:rsid w:val="00183DF3"/>
    <w:rsid w:val="001841D6"/>
    <w:rsid w:val="00184834"/>
    <w:rsid w:val="00184A59"/>
    <w:rsid w:val="00184E43"/>
    <w:rsid w:val="00185514"/>
    <w:rsid w:val="00185E8D"/>
    <w:rsid w:val="00191101"/>
    <w:rsid w:val="0019331A"/>
    <w:rsid w:val="00193D77"/>
    <w:rsid w:val="00194425"/>
    <w:rsid w:val="001944B3"/>
    <w:rsid w:val="001945BC"/>
    <w:rsid w:val="00194B49"/>
    <w:rsid w:val="00195344"/>
    <w:rsid w:val="001963C7"/>
    <w:rsid w:val="00196A75"/>
    <w:rsid w:val="00196CD2"/>
    <w:rsid w:val="00197965"/>
    <w:rsid w:val="00197D1C"/>
    <w:rsid w:val="001A09F5"/>
    <w:rsid w:val="001A1119"/>
    <w:rsid w:val="001A2709"/>
    <w:rsid w:val="001A2F7A"/>
    <w:rsid w:val="001A32F4"/>
    <w:rsid w:val="001A436D"/>
    <w:rsid w:val="001A43FD"/>
    <w:rsid w:val="001A45AE"/>
    <w:rsid w:val="001A4CDB"/>
    <w:rsid w:val="001A61F1"/>
    <w:rsid w:val="001A721B"/>
    <w:rsid w:val="001A74A7"/>
    <w:rsid w:val="001A783F"/>
    <w:rsid w:val="001A790D"/>
    <w:rsid w:val="001A7B78"/>
    <w:rsid w:val="001B0AD4"/>
    <w:rsid w:val="001B1BAA"/>
    <w:rsid w:val="001B1FAA"/>
    <w:rsid w:val="001B257F"/>
    <w:rsid w:val="001B265F"/>
    <w:rsid w:val="001B2A78"/>
    <w:rsid w:val="001B320D"/>
    <w:rsid w:val="001B3853"/>
    <w:rsid w:val="001B3B20"/>
    <w:rsid w:val="001B498F"/>
    <w:rsid w:val="001B4E2C"/>
    <w:rsid w:val="001B57E6"/>
    <w:rsid w:val="001B5FB9"/>
    <w:rsid w:val="001B6308"/>
    <w:rsid w:val="001B64EE"/>
    <w:rsid w:val="001B68C2"/>
    <w:rsid w:val="001B6EC7"/>
    <w:rsid w:val="001B7031"/>
    <w:rsid w:val="001B743D"/>
    <w:rsid w:val="001B76D3"/>
    <w:rsid w:val="001B78BB"/>
    <w:rsid w:val="001C0502"/>
    <w:rsid w:val="001C2691"/>
    <w:rsid w:val="001C3235"/>
    <w:rsid w:val="001C40DE"/>
    <w:rsid w:val="001C490E"/>
    <w:rsid w:val="001C55FF"/>
    <w:rsid w:val="001C57CB"/>
    <w:rsid w:val="001C626D"/>
    <w:rsid w:val="001C63F2"/>
    <w:rsid w:val="001C6BBC"/>
    <w:rsid w:val="001D172E"/>
    <w:rsid w:val="001D365B"/>
    <w:rsid w:val="001D3FD9"/>
    <w:rsid w:val="001D4AE7"/>
    <w:rsid w:val="001D505E"/>
    <w:rsid w:val="001D5815"/>
    <w:rsid w:val="001D6112"/>
    <w:rsid w:val="001D763A"/>
    <w:rsid w:val="001D7846"/>
    <w:rsid w:val="001D7CA8"/>
    <w:rsid w:val="001E0A4A"/>
    <w:rsid w:val="001E0B0C"/>
    <w:rsid w:val="001E0E57"/>
    <w:rsid w:val="001E118E"/>
    <w:rsid w:val="001E1BC8"/>
    <w:rsid w:val="001E26E7"/>
    <w:rsid w:val="001E27C0"/>
    <w:rsid w:val="001E2A58"/>
    <w:rsid w:val="001E2D10"/>
    <w:rsid w:val="001E32AC"/>
    <w:rsid w:val="001E3427"/>
    <w:rsid w:val="001E3567"/>
    <w:rsid w:val="001E41A6"/>
    <w:rsid w:val="001E6707"/>
    <w:rsid w:val="001E6CEA"/>
    <w:rsid w:val="001E7476"/>
    <w:rsid w:val="001E7758"/>
    <w:rsid w:val="001E784D"/>
    <w:rsid w:val="001E7CCA"/>
    <w:rsid w:val="001E7FEC"/>
    <w:rsid w:val="001F01C8"/>
    <w:rsid w:val="001F032C"/>
    <w:rsid w:val="001F10BE"/>
    <w:rsid w:val="001F2047"/>
    <w:rsid w:val="001F3A3B"/>
    <w:rsid w:val="001F437E"/>
    <w:rsid w:val="001F4546"/>
    <w:rsid w:val="001F5BEB"/>
    <w:rsid w:val="001F5F4D"/>
    <w:rsid w:val="001F6259"/>
    <w:rsid w:val="001F7BE9"/>
    <w:rsid w:val="001F7F57"/>
    <w:rsid w:val="00200175"/>
    <w:rsid w:val="002008BB"/>
    <w:rsid w:val="00200D0B"/>
    <w:rsid w:val="00201EFE"/>
    <w:rsid w:val="0020221D"/>
    <w:rsid w:val="00202D13"/>
    <w:rsid w:val="00203264"/>
    <w:rsid w:val="00203382"/>
    <w:rsid w:val="00204062"/>
    <w:rsid w:val="002040C0"/>
    <w:rsid w:val="00204142"/>
    <w:rsid w:val="00204344"/>
    <w:rsid w:val="00204B6A"/>
    <w:rsid w:val="002054AA"/>
    <w:rsid w:val="002056F0"/>
    <w:rsid w:val="002070CC"/>
    <w:rsid w:val="00207C10"/>
    <w:rsid w:val="002105C9"/>
    <w:rsid w:val="0021075F"/>
    <w:rsid w:val="002125C0"/>
    <w:rsid w:val="00212AD5"/>
    <w:rsid w:val="00212F93"/>
    <w:rsid w:val="00212FF5"/>
    <w:rsid w:val="00213789"/>
    <w:rsid w:val="00213E3F"/>
    <w:rsid w:val="00215181"/>
    <w:rsid w:val="00215C3C"/>
    <w:rsid w:val="00216205"/>
    <w:rsid w:val="002163CC"/>
    <w:rsid w:val="00216FAB"/>
    <w:rsid w:val="00217059"/>
    <w:rsid w:val="00217871"/>
    <w:rsid w:val="00217A59"/>
    <w:rsid w:val="00220112"/>
    <w:rsid w:val="002208D8"/>
    <w:rsid w:val="0022098A"/>
    <w:rsid w:val="00220AD1"/>
    <w:rsid w:val="002224D2"/>
    <w:rsid w:val="00223527"/>
    <w:rsid w:val="0022360B"/>
    <w:rsid w:val="00223B29"/>
    <w:rsid w:val="002246A6"/>
    <w:rsid w:val="00224D3B"/>
    <w:rsid w:val="0022692D"/>
    <w:rsid w:val="00227F65"/>
    <w:rsid w:val="00230274"/>
    <w:rsid w:val="002305E4"/>
    <w:rsid w:val="00230915"/>
    <w:rsid w:val="00230D17"/>
    <w:rsid w:val="0023148C"/>
    <w:rsid w:val="0023158A"/>
    <w:rsid w:val="00233BDB"/>
    <w:rsid w:val="00233EFC"/>
    <w:rsid w:val="00235913"/>
    <w:rsid w:val="00235B18"/>
    <w:rsid w:val="00235CF9"/>
    <w:rsid w:val="0023672B"/>
    <w:rsid w:val="00236EA2"/>
    <w:rsid w:val="00237037"/>
    <w:rsid w:val="00237FA0"/>
    <w:rsid w:val="00240734"/>
    <w:rsid w:val="00240947"/>
    <w:rsid w:val="00240A8B"/>
    <w:rsid w:val="00240FDC"/>
    <w:rsid w:val="0024270B"/>
    <w:rsid w:val="00243767"/>
    <w:rsid w:val="002438D4"/>
    <w:rsid w:val="002439BD"/>
    <w:rsid w:val="00243F6E"/>
    <w:rsid w:val="002441B4"/>
    <w:rsid w:val="00245069"/>
    <w:rsid w:val="00245697"/>
    <w:rsid w:val="0024601E"/>
    <w:rsid w:val="00246716"/>
    <w:rsid w:val="002468A1"/>
    <w:rsid w:val="00250AB8"/>
    <w:rsid w:val="0025136F"/>
    <w:rsid w:val="00251379"/>
    <w:rsid w:val="0025222A"/>
    <w:rsid w:val="002523BF"/>
    <w:rsid w:val="00252B14"/>
    <w:rsid w:val="00252C54"/>
    <w:rsid w:val="00253A37"/>
    <w:rsid w:val="00253E43"/>
    <w:rsid w:val="00254C9E"/>
    <w:rsid w:val="002557F6"/>
    <w:rsid w:val="00257CA0"/>
    <w:rsid w:val="00257E79"/>
    <w:rsid w:val="0026045C"/>
    <w:rsid w:val="0026103A"/>
    <w:rsid w:val="00261E2A"/>
    <w:rsid w:val="00261EE8"/>
    <w:rsid w:val="002623E0"/>
    <w:rsid w:val="00262E66"/>
    <w:rsid w:val="00262EAF"/>
    <w:rsid w:val="0026324A"/>
    <w:rsid w:val="0026463F"/>
    <w:rsid w:val="00264DDA"/>
    <w:rsid w:val="0026581D"/>
    <w:rsid w:val="00265B8B"/>
    <w:rsid w:val="00265DF8"/>
    <w:rsid w:val="002662AD"/>
    <w:rsid w:val="002663B8"/>
    <w:rsid w:val="0026657B"/>
    <w:rsid w:val="00266929"/>
    <w:rsid w:val="00267B1A"/>
    <w:rsid w:val="0027070C"/>
    <w:rsid w:val="002712EA"/>
    <w:rsid w:val="00271503"/>
    <w:rsid w:val="00271A24"/>
    <w:rsid w:val="00271E47"/>
    <w:rsid w:val="00272651"/>
    <w:rsid w:val="002729D4"/>
    <w:rsid w:val="00272E71"/>
    <w:rsid w:val="0027412B"/>
    <w:rsid w:val="00274C86"/>
    <w:rsid w:val="00274F67"/>
    <w:rsid w:val="002751BD"/>
    <w:rsid w:val="00275D33"/>
    <w:rsid w:val="002767B1"/>
    <w:rsid w:val="00277156"/>
    <w:rsid w:val="002772DF"/>
    <w:rsid w:val="0027736C"/>
    <w:rsid w:val="0028075F"/>
    <w:rsid w:val="002815CE"/>
    <w:rsid w:val="00282B30"/>
    <w:rsid w:val="0028357C"/>
    <w:rsid w:val="0028410C"/>
    <w:rsid w:val="002857A7"/>
    <w:rsid w:val="00290131"/>
    <w:rsid w:val="002907C8"/>
    <w:rsid w:val="00290C46"/>
    <w:rsid w:val="002910A5"/>
    <w:rsid w:val="00291155"/>
    <w:rsid w:val="00291356"/>
    <w:rsid w:val="0029138A"/>
    <w:rsid w:val="00291535"/>
    <w:rsid w:val="0029296D"/>
    <w:rsid w:val="00292B9B"/>
    <w:rsid w:val="00292E5B"/>
    <w:rsid w:val="00293C47"/>
    <w:rsid w:val="00294876"/>
    <w:rsid w:val="00294E61"/>
    <w:rsid w:val="00295130"/>
    <w:rsid w:val="002960C9"/>
    <w:rsid w:val="002972D3"/>
    <w:rsid w:val="00297865"/>
    <w:rsid w:val="002A004E"/>
    <w:rsid w:val="002A06BC"/>
    <w:rsid w:val="002A0983"/>
    <w:rsid w:val="002A195E"/>
    <w:rsid w:val="002A27C1"/>
    <w:rsid w:val="002A289B"/>
    <w:rsid w:val="002A2E05"/>
    <w:rsid w:val="002A34ED"/>
    <w:rsid w:val="002A35FC"/>
    <w:rsid w:val="002A3DB2"/>
    <w:rsid w:val="002A423C"/>
    <w:rsid w:val="002A5290"/>
    <w:rsid w:val="002A53F4"/>
    <w:rsid w:val="002A6385"/>
    <w:rsid w:val="002A6815"/>
    <w:rsid w:val="002A6985"/>
    <w:rsid w:val="002A6FFC"/>
    <w:rsid w:val="002A70E2"/>
    <w:rsid w:val="002B0190"/>
    <w:rsid w:val="002B04BA"/>
    <w:rsid w:val="002B05F5"/>
    <w:rsid w:val="002B1433"/>
    <w:rsid w:val="002B14BE"/>
    <w:rsid w:val="002B187B"/>
    <w:rsid w:val="002B19B5"/>
    <w:rsid w:val="002B1CAE"/>
    <w:rsid w:val="002B3AC6"/>
    <w:rsid w:val="002B4980"/>
    <w:rsid w:val="002B5128"/>
    <w:rsid w:val="002B6C40"/>
    <w:rsid w:val="002B6EAF"/>
    <w:rsid w:val="002B7087"/>
    <w:rsid w:val="002B7127"/>
    <w:rsid w:val="002B7599"/>
    <w:rsid w:val="002B77B6"/>
    <w:rsid w:val="002B79CF"/>
    <w:rsid w:val="002C06B5"/>
    <w:rsid w:val="002C0775"/>
    <w:rsid w:val="002C0BA8"/>
    <w:rsid w:val="002C0DF3"/>
    <w:rsid w:val="002C0F84"/>
    <w:rsid w:val="002C14E9"/>
    <w:rsid w:val="002C157B"/>
    <w:rsid w:val="002C260E"/>
    <w:rsid w:val="002C2EAE"/>
    <w:rsid w:val="002C30FE"/>
    <w:rsid w:val="002C3152"/>
    <w:rsid w:val="002C332F"/>
    <w:rsid w:val="002C3A5F"/>
    <w:rsid w:val="002C44A2"/>
    <w:rsid w:val="002C5BF5"/>
    <w:rsid w:val="002C5F3A"/>
    <w:rsid w:val="002C681A"/>
    <w:rsid w:val="002C6912"/>
    <w:rsid w:val="002C7CED"/>
    <w:rsid w:val="002D0619"/>
    <w:rsid w:val="002D069F"/>
    <w:rsid w:val="002D0A7C"/>
    <w:rsid w:val="002D1888"/>
    <w:rsid w:val="002D2454"/>
    <w:rsid w:val="002D4A32"/>
    <w:rsid w:val="002D53E8"/>
    <w:rsid w:val="002D5425"/>
    <w:rsid w:val="002D57A5"/>
    <w:rsid w:val="002D5D48"/>
    <w:rsid w:val="002D6127"/>
    <w:rsid w:val="002D646C"/>
    <w:rsid w:val="002D7BE9"/>
    <w:rsid w:val="002E0B23"/>
    <w:rsid w:val="002E14CF"/>
    <w:rsid w:val="002E1C12"/>
    <w:rsid w:val="002E1CC5"/>
    <w:rsid w:val="002E248C"/>
    <w:rsid w:val="002E2521"/>
    <w:rsid w:val="002E2FA9"/>
    <w:rsid w:val="002E327B"/>
    <w:rsid w:val="002E5406"/>
    <w:rsid w:val="002E57D8"/>
    <w:rsid w:val="002E5F2D"/>
    <w:rsid w:val="002E6060"/>
    <w:rsid w:val="002E77D4"/>
    <w:rsid w:val="002F1AA8"/>
    <w:rsid w:val="002F43BE"/>
    <w:rsid w:val="002F466D"/>
    <w:rsid w:val="002F57D4"/>
    <w:rsid w:val="002F5A00"/>
    <w:rsid w:val="002F5AB4"/>
    <w:rsid w:val="002F7022"/>
    <w:rsid w:val="00300024"/>
    <w:rsid w:val="003003A6"/>
    <w:rsid w:val="00301549"/>
    <w:rsid w:val="00301645"/>
    <w:rsid w:val="00301B3A"/>
    <w:rsid w:val="003027A5"/>
    <w:rsid w:val="00302CFA"/>
    <w:rsid w:val="00302E87"/>
    <w:rsid w:val="003031A0"/>
    <w:rsid w:val="0030382B"/>
    <w:rsid w:val="00303BE6"/>
    <w:rsid w:val="003050D7"/>
    <w:rsid w:val="0030538A"/>
    <w:rsid w:val="003057F8"/>
    <w:rsid w:val="003059DA"/>
    <w:rsid w:val="00306DDB"/>
    <w:rsid w:val="003071AA"/>
    <w:rsid w:val="00310877"/>
    <w:rsid w:val="00312A62"/>
    <w:rsid w:val="003133AA"/>
    <w:rsid w:val="003137E5"/>
    <w:rsid w:val="00313A0E"/>
    <w:rsid w:val="00313C19"/>
    <w:rsid w:val="0031418A"/>
    <w:rsid w:val="00314884"/>
    <w:rsid w:val="00314F5A"/>
    <w:rsid w:val="003153DC"/>
    <w:rsid w:val="00315998"/>
    <w:rsid w:val="0031675C"/>
    <w:rsid w:val="003169A1"/>
    <w:rsid w:val="003169C1"/>
    <w:rsid w:val="00316D8B"/>
    <w:rsid w:val="00317169"/>
    <w:rsid w:val="00317A45"/>
    <w:rsid w:val="00320112"/>
    <w:rsid w:val="0032143F"/>
    <w:rsid w:val="003227A2"/>
    <w:rsid w:val="00322B13"/>
    <w:rsid w:val="00322CE3"/>
    <w:rsid w:val="003236A0"/>
    <w:rsid w:val="00323AB9"/>
    <w:rsid w:val="00323ACB"/>
    <w:rsid w:val="00323F38"/>
    <w:rsid w:val="003245DD"/>
    <w:rsid w:val="0032468F"/>
    <w:rsid w:val="00324C83"/>
    <w:rsid w:val="00324F11"/>
    <w:rsid w:val="00325357"/>
    <w:rsid w:val="003262B0"/>
    <w:rsid w:val="00326DF3"/>
    <w:rsid w:val="00330396"/>
    <w:rsid w:val="0033097D"/>
    <w:rsid w:val="00330B35"/>
    <w:rsid w:val="003313B4"/>
    <w:rsid w:val="003325E1"/>
    <w:rsid w:val="003336D2"/>
    <w:rsid w:val="00333899"/>
    <w:rsid w:val="003339A9"/>
    <w:rsid w:val="00333A41"/>
    <w:rsid w:val="00333A71"/>
    <w:rsid w:val="003346DB"/>
    <w:rsid w:val="003347D5"/>
    <w:rsid w:val="00334F8E"/>
    <w:rsid w:val="0033575D"/>
    <w:rsid w:val="003358AA"/>
    <w:rsid w:val="003360FC"/>
    <w:rsid w:val="00336161"/>
    <w:rsid w:val="00336EF1"/>
    <w:rsid w:val="003375E8"/>
    <w:rsid w:val="003378A8"/>
    <w:rsid w:val="00337DAF"/>
    <w:rsid w:val="00340200"/>
    <w:rsid w:val="003406A2"/>
    <w:rsid w:val="00340D46"/>
    <w:rsid w:val="00341123"/>
    <w:rsid w:val="00341CD4"/>
    <w:rsid w:val="00341FD4"/>
    <w:rsid w:val="003422AD"/>
    <w:rsid w:val="00342DF8"/>
    <w:rsid w:val="00343C5B"/>
    <w:rsid w:val="0034439D"/>
    <w:rsid w:val="00344E93"/>
    <w:rsid w:val="00346813"/>
    <w:rsid w:val="00346D18"/>
    <w:rsid w:val="003508B7"/>
    <w:rsid w:val="00351578"/>
    <w:rsid w:val="003516AE"/>
    <w:rsid w:val="00351E3D"/>
    <w:rsid w:val="0035331E"/>
    <w:rsid w:val="00353566"/>
    <w:rsid w:val="00353831"/>
    <w:rsid w:val="0035641E"/>
    <w:rsid w:val="003609B8"/>
    <w:rsid w:val="00360EB0"/>
    <w:rsid w:val="00362735"/>
    <w:rsid w:val="00362EAF"/>
    <w:rsid w:val="003636DA"/>
    <w:rsid w:val="00364FDC"/>
    <w:rsid w:val="00365763"/>
    <w:rsid w:val="00365939"/>
    <w:rsid w:val="00365D55"/>
    <w:rsid w:val="0036647A"/>
    <w:rsid w:val="003677D7"/>
    <w:rsid w:val="00367EB5"/>
    <w:rsid w:val="00370A5A"/>
    <w:rsid w:val="0037141F"/>
    <w:rsid w:val="00371C5F"/>
    <w:rsid w:val="0037229C"/>
    <w:rsid w:val="003729FA"/>
    <w:rsid w:val="00373E61"/>
    <w:rsid w:val="0037482B"/>
    <w:rsid w:val="00374B62"/>
    <w:rsid w:val="00374CA5"/>
    <w:rsid w:val="00374ED2"/>
    <w:rsid w:val="00375580"/>
    <w:rsid w:val="00375711"/>
    <w:rsid w:val="0037609F"/>
    <w:rsid w:val="00376766"/>
    <w:rsid w:val="00376771"/>
    <w:rsid w:val="003774C6"/>
    <w:rsid w:val="003775CB"/>
    <w:rsid w:val="00377900"/>
    <w:rsid w:val="00377BEF"/>
    <w:rsid w:val="00377C89"/>
    <w:rsid w:val="00377CCA"/>
    <w:rsid w:val="003812CB"/>
    <w:rsid w:val="00382C18"/>
    <w:rsid w:val="0038311A"/>
    <w:rsid w:val="00383218"/>
    <w:rsid w:val="0038361B"/>
    <w:rsid w:val="00383DD9"/>
    <w:rsid w:val="00383F30"/>
    <w:rsid w:val="00383FC2"/>
    <w:rsid w:val="00385719"/>
    <w:rsid w:val="00385C94"/>
    <w:rsid w:val="00386330"/>
    <w:rsid w:val="00386609"/>
    <w:rsid w:val="00386DAD"/>
    <w:rsid w:val="003875D8"/>
    <w:rsid w:val="0038774F"/>
    <w:rsid w:val="00390017"/>
    <w:rsid w:val="00390100"/>
    <w:rsid w:val="0039019E"/>
    <w:rsid w:val="00390571"/>
    <w:rsid w:val="00391F9E"/>
    <w:rsid w:val="00392547"/>
    <w:rsid w:val="00392A5D"/>
    <w:rsid w:val="00392D95"/>
    <w:rsid w:val="00393484"/>
    <w:rsid w:val="003940D8"/>
    <w:rsid w:val="003942CD"/>
    <w:rsid w:val="003945D0"/>
    <w:rsid w:val="003946CE"/>
    <w:rsid w:val="0039517D"/>
    <w:rsid w:val="00395AB6"/>
    <w:rsid w:val="00395B1F"/>
    <w:rsid w:val="00395BF4"/>
    <w:rsid w:val="00395EA9"/>
    <w:rsid w:val="003960C6"/>
    <w:rsid w:val="00396308"/>
    <w:rsid w:val="00396CB9"/>
    <w:rsid w:val="003972C9"/>
    <w:rsid w:val="003A04C1"/>
    <w:rsid w:val="003A0FCB"/>
    <w:rsid w:val="003A145A"/>
    <w:rsid w:val="003A1601"/>
    <w:rsid w:val="003A1942"/>
    <w:rsid w:val="003A219B"/>
    <w:rsid w:val="003A2352"/>
    <w:rsid w:val="003A4471"/>
    <w:rsid w:val="003A474E"/>
    <w:rsid w:val="003A54F0"/>
    <w:rsid w:val="003A5ADA"/>
    <w:rsid w:val="003A5D03"/>
    <w:rsid w:val="003A74F6"/>
    <w:rsid w:val="003A7936"/>
    <w:rsid w:val="003A7A61"/>
    <w:rsid w:val="003B00B5"/>
    <w:rsid w:val="003B02B1"/>
    <w:rsid w:val="003B13A5"/>
    <w:rsid w:val="003B1DC1"/>
    <w:rsid w:val="003B32EB"/>
    <w:rsid w:val="003B4569"/>
    <w:rsid w:val="003B4F72"/>
    <w:rsid w:val="003B5A53"/>
    <w:rsid w:val="003B67E9"/>
    <w:rsid w:val="003B686C"/>
    <w:rsid w:val="003B69C5"/>
    <w:rsid w:val="003B764D"/>
    <w:rsid w:val="003B7AE4"/>
    <w:rsid w:val="003C0447"/>
    <w:rsid w:val="003C045C"/>
    <w:rsid w:val="003C1A43"/>
    <w:rsid w:val="003C2247"/>
    <w:rsid w:val="003C23FF"/>
    <w:rsid w:val="003C25D7"/>
    <w:rsid w:val="003C2628"/>
    <w:rsid w:val="003C2A27"/>
    <w:rsid w:val="003C3514"/>
    <w:rsid w:val="003C361B"/>
    <w:rsid w:val="003C3716"/>
    <w:rsid w:val="003C4912"/>
    <w:rsid w:val="003C4C5E"/>
    <w:rsid w:val="003C595A"/>
    <w:rsid w:val="003C5DEA"/>
    <w:rsid w:val="003C65B0"/>
    <w:rsid w:val="003C679E"/>
    <w:rsid w:val="003C6D6B"/>
    <w:rsid w:val="003C6E7A"/>
    <w:rsid w:val="003C772E"/>
    <w:rsid w:val="003C7A2A"/>
    <w:rsid w:val="003D07A2"/>
    <w:rsid w:val="003D0D7F"/>
    <w:rsid w:val="003D1D8F"/>
    <w:rsid w:val="003D278D"/>
    <w:rsid w:val="003D3E4F"/>
    <w:rsid w:val="003D4450"/>
    <w:rsid w:val="003D4520"/>
    <w:rsid w:val="003D5605"/>
    <w:rsid w:val="003D61CB"/>
    <w:rsid w:val="003D659A"/>
    <w:rsid w:val="003D73FE"/>
    <w:rsid w:val="003D74C1"/>
    <w:rsid w:val="003D76FC"/>
    <w:rsid w:val="003D78FE"/>
    <w:rsid w:val="003E0BD3"/>
    <w:rsid w:val="003E1018"/>
    <w:rsid w:val="003E120B"/>
    <w:rsid w:val="003E1606"/>
    <w:rsid w:val="003E1784"/>
    <w:rsid w:val="003E18F3"/>
    <w:rsid w:val="003E199B"/>
    <w:rsid w:val="003E1CA0"/>
    <w:rsid w:val="003E394E"/>
    <w:rsid w:val="003E4D7B"/>
    <w:rsid w:val="003E73AC"/>
    <w:rsid w:val="003E763D"/>
    <w:rsid w:val="003F1466"/>
    <w:rsid w:val="003F1ED1"/>
    <w:rsid w:val="003F2CED"/>
    <w:rsid w:val="003F3098"/>
    <w:rsid w:val="003F3868"/>
    <w:rsid w:val="003F3B45"/>
    <w:rsid w:val="003F4B0F"/>
    <w:rsid w:val="003F4F3A"/>
    <w:rsid w:val="003F56C2"/>
    <w:rsid w:val="003F58FC"/>
    <w:rsid w:val="003F7191"/>
    <w:rsid w:val="003F7850"/>
    <w:rsid w:val="003F7935"/>
    <w:rsid w:val="003F7EC3"/>
    <w:rsid w:val="00400530"/>
    <w:rsid w:val="004019DB"/>
    <w:rsid w:val="00401CBE"/>
    <w:rsid w:val="00403517"/>
    <w:rsid w:val="0040414C"/>
    <w:rsid w:val="004046C6"/>
    <w:rsid w:val="00404DE5"/>
    <w:rsid w:val="0040598E"/>
    <w:rsid w:val="00406548"/>
    <w:rsid w:val="00406B0B"/>
    <w:rsid w:val="00406EE3"/>
    <w:rsid w:val="00406F17"/>
    <w:rsid w:val="00411556"/>
    <w:rsid w:val="004117A7"/>
    <w:rsid w:val="00412DD1"/>
    <w:rsid w:val="00413B1A"/>
    <w:rsid w:val="00414D6A"/>
    <w:rsid w:val="0041540C"/>
    <w:rsid w:val="004161BF"/>
    <w:rsid w:val="004179B9"/>
    <w:rsid w:val="00417FC8"/>
    <w:rsid w:val="00421A10"/>
    <w:rsid w:val="00424B26"/>
    <w:rsid w:val="00424F6B"/>
    <w:rsid w:val="00426219"/>
    <w:rsid w:val="004264A4"/>
    <w:rsid w:val="004267F0"/>
    <w:rsid w:val="00426B25"/>
    <w:rsid w:val="00427E0F"/>
    <w:rsid w:val="00430BDC"/>
    <w:rsid w:val="00431545"/>
    <w:rsid w:val="004327B5"/>
    <w:rsid w:val="004328D8"/>
    <w:rsid w:val="0043290A"/>
    <w:rsid w:val="00433FA3"/>
    <w:rsid w:val="00434045"/>
    <w:rsid w:val="00434512"/>
    <w:rsid w:val="00435495"/>
    <w:rsid w:val="00435B3A"/>
    <w:rsid w:val="00435FC8"/>
    <w:rsid w:val="00436BC9"/>
    <w:rsid w:val="00436BEE"/>
    <w:rsid w:val="00440C41"/>
    <w:rsid w:val="00440F83"/>
    <w:rsid w:val="004411E3"/>
    <w:rsid w:val="004433C4"/>
    <w:rsid w:val="0044368A"/>
    <w:rsid w:val="00443791"/>
    <w:rsid w:val="00443E33"/>
    <w:rsid w:val="0044420F"/>
    <w:rsid w:val="00445BB9"/>
    <w:rsid w:val="00445D92"/>
    <w:rsid w:val="00446245"/>
    <w:rsid w:val="004466B3"/>
    <w:rsid w:val="00446B29"/>
    <w:rsid w:val="00446C47"/>
    <w:rsid w:val="00447030"/>
    <w:rsid w:val="0044752C"/>
    <w:rsid w:val="00447703"/>
    <w:rsid w:val="00450855"/>
    <w:rsid w:val="00451344"/>
    <w:rsid w:val="004513EF"/>
    <w:rsid w:val="00451753"/>
    <w:rsid w:val="004524D6"/>
    <w:rsid w:val="004531A3"/>
    <w:rsid w:val="004532FE"/>
    <w:rsid w:val="00453C8D"/>
    <w:rsid w:val="00454BE7"/>
    <w:rsid w:val="00455E57"/>
    <w:rsid w:val="004563B9"/>
    <w:rsid w:val="00456FBF"/>
    <w:rsid w:val="00457729"/>
    <w:rsid w:val="004602FF"/>
    <w:rsid w:val="004607E8"/>
    <w:rsid w:val="00460986"/>
    <w:rsid w:val="004618B9"/>
    <w:rsid w:val="00462AEE"/>
    <w:rsid w:val="0046351F"/>
    <w:rsid w:val="0046448E"/>
    <w:rsid w:val="004646FF"/>
    <w:rsid w:val="00466849"/>
    <w:rsid w:val="00466E1F"/>
    <w:rsid w:val="00467103"/>
    <w:rsid w:val="004724C6"/>
    <w:rsid w:val="004725E7"/>
    <w:rsid w:val="004732C1"/>
    <w:rsid w:val="00473629"/>
    <w:rsid w:val="0047387A"/>
    <w:rsid w:val="004742F5"/>
    <w:rsid w:val="00474704"/>
    <w:rsid w:val="00474C7A"/>
    <w:rsid w:val="00474E20"/>
    <w:rsid w:val="0047542A"/>
    <w:rsid w:val="00475B5D"/>
    <w:rsid w:val="00476262"/>
    <w:rsid w:val="00476708"/>
    <w:rsid w:val="00476F07"/>
    <w:rsid w:val="0047797D"/>
    <w:rsid w:val="00477E38"/>
    <w:rsid w:val="004808A9"/>
    <w:rsid w:val="00481990"/>
    <w:rsid w:val="00482FF6"/>
    <w:rsid w:val="00483551"/>
    <w:rsid w:val="00484DF7"/>
    <w:rsid w:val="0048543B"/>
    <w:rsid w:val="004868D4"/>
    <w:rsid w:val="004869F0"/>
    <w:rsid w:val="004870E2"/>
    <w:rsid w:val="00487D37"/>
    <w:rsid w:val="00490E47"/>
    <w:rsid w:val="00491851"/>
    <w:rsid w:val="00491D22"/>
    <w:rsid w:val="00492BEB"/>
    <w:rsid w:val="00494038"/>
    <w:rsid w:val="00495502"/>
    <w:rsid w:val="00495BF9"/>
    <w:rsid w:val="00495F43"/>
    <w:rsid w:val="0049629F"/>
    <w:rsid w:val="004963EF"/>
    <w:rsid w:val="00496577"/>
    <w:rsid w:val="0049707A"/>
    <w:rsid w:val="00497412"/>
    <w:rsid w:val="004A00A7"/>
    <w:rsid w:val="004A0456"/>
    <w:rsid w:val="004A2B78"/>
    <w:rsid w:val="004A3F52"/>
    <w:rsid w:val="004A4412"/>
    <w:rsid w:val="004A48C7"/>
    <w:rsid w:val="004A4F78"/>
    <w:rsid w:val="004A5503"/>
    <w:rsid w:val="004A6979"/>
    <w:rsid w:val="004A6B40"/>
    <w:rsid w:val="004A7059"/>
    <w:rsid w:val="004B00D8"/>
    <w:rsid w:val="004B01B7"/>
    <w:rsid w:val="004B05DF"/>
    <w:rsid w:val="004B19FA"/>
    <w:rsid w:val="004B22D7"/>
    <w:rsid w:val="004B2F79"/>
    <w:rsid w:val="004B3339"/>
    <w:rsid w:val="004B45D6"/>
    <w:rsid w:val="004B59E9"/>
    <w:rsid w:val="004B5D2D"/>
    <w:rsid w:val="004B64A1"/>
    <w:rsid w:val="004B7349"/>
    <w:rsid w:val="004B7E55"/>
    <w:rsid w:val="004B7FF4"/>
    <w:rsid w:val="004C0353"/>
    <w:rsid w:val="004C0B74"/>
    <w:rsid w:val="004C1E40"/>
    <w:rsid w:val="004C303D"/>
    <w:rsid w:val="004C32B2"/>
    <w:rsid w:val="004C3F9F"/>
    <w:rsid w:val="004C4027"/>
    <w:rsid w:val="004C42F2"/>
    <w:rsid w:val="004C49BD"/>
    <w:rsid w:val="004C5122"/>
    <w:rsid w:val="004C5BE2"/>
    <w:rsid w:val="004C683D"/>
    <w:rsid w:val="004C735E"/>
    <w:rsid w:val="004C7595"/>
    <w:rsid w:val="004C79EC"/>
    <w:rsid w:val="004D0C13"/>
    <w:rsid w:val="004D0D63"/>
    <w:rsid w:val="004D271E"/>
    <w:rsid w:val="004D55D8"/>
    <w:rsid w:val="004D598F"/>
    <w:rsid w:val="004D66E7"/>
    <w:rsid w:val="004D7346"/>
    <w:rsid w:val="004D761F"/>
    <w:rsid w:val="004E032D"/>
    <w:rsid w:val="004E0D83"/>
    <w:rsid w:val="004E1101"/>
    <w:rsid w:val="004E29CD"/>
    <w:rsid w:val="004E333A"/>
    <w:rsid w:val="004E36C2"/>
    <w:rsid w:val="004E37DC"/>
    <w:rsid w:val="004E3A2A"/>
    <w:rsid w:val="004E3ABB"/>
    <w:rsid w:val="004E400E"/>
    <w:rsid w:val="004E4D76"/>
    <w:rsid w:val="004E69E1"/>
    <w:rsid w:val="004E6EF5"/>
    <w:rsid w:val="004E7CE5"/>
    <w:rsid w:val="004F1229"/>
    <w:rsid w:val="004F1491"/>
    <w:rsid w:val="004F2425"/>
    <w:rsid w:val="004F3343"/>
    <w:rsid w:val="004F43DD"/>
    <w:rsid w:val="004F4933"/>
    <w:rsid w:val="004F5D60"/>
    <w:rsid w:val="004F78C7"/>
    <w:rsid w:val="004F78D7"/>
    <w:rsid w:val="005003B7"/>
    <w:rsid w:val="0050129B"/>
    <w:rsid w:val="005013B1"/>
    <w:rsid w:val="005014C3"/>
    <w:rsid w:val="005018A5"/>
    <w:rsid w:val="00501934"/>
    <w:rsid w:val="005028AA"/>
    <w:rsid w:val="00502C0C"/>
    <w:rsid w:val="00502E32"/>
    <w:rsid w:val="005032B2"/>
    <w:rsid w:val="00503C1D"/>
    <w:rsid w:val="00503D41"/>
    <w:rsid w:val="005053B9"/>
    <w:rsid w:val="00505682"/>
    <w:rsid w:val="00505F13"/>
    <w:rsid w:val="0050621F"/>
    <w:rsid w:val="00506C35"/>
    <w:rsid w:val="00506C7E"/>
    <w:rsid w:val="00507155"/>
    <w:rsid w:val="005071BE"/>
    <w:rsid w:val="00507387"/>
    <w:rsid w:val="00507455"/>
    <w:rsid w:val="00507E2C"/>
    <w:rsid w:val="00510135"/>
    <w:rsid w:val="00510462"/>
    <w:rsid w:val="00510CD2"/>
    <w:rsid w:val="00511225"/>
    <w:rsid w:val="005116A0"/>
    <w:rsid w:val="005118CF"/>
    <w:rsid w:val="00511D5D"/>
    <w:rsid w:val="00512099"/>
    <w:rsid w:val="005121C8"/>
    <w:rsid w:val="00514644"/>
    <w:rsid w:val="00514C77"/>
    <w:rsid w:val="0051622D"/>
    <w:rsid w:val="00516391"/>
    <w:rsid w:val="00517DF3"/>
    <w:rsid w:val="005207F4"/>
    <w:rsid w:val="00520DBE"/>
    <w:rsid w:val="00520E25"/>
    <w:rsid w:val="005212B5"/>
    <w:rsid w:val="00522542"/>
    <w:rsid w:val="005228C3"/>
    <w:rsid w:val="00522A57"/>
    <w:rsid w:val="00522DB4"/>
    <w:rsid w:val="00523ADE"/>
    <w:rsid w:val="00523D8C"/>
    <w:rsid w:val="00523E33"/>
    <w:rsid w:val="00524AEF"/>
    <w:rsid w:val="00524F2D"/>
    <w:rsid w:val="005259B6"/>
    <w:rsid w:val="00525DE6"/>
    <w:rsid w:val="005268F1"/>
    <w:rsid w:val="00526B5C"/>
    <w:rsid w:val="00527728"/>
    <w:rsid w:val="00527BC5"/>
    <w:rsid w:val="005303E1"/>
    <w:rsid w:val="00530C52"/>
    <w:rsid w:val="00531A0C"/>
    <w:rsid w:val="00531FDC"/>
    <w:rsid w:val="00532971"/>
    <w:rsid w:val="00532BE0"/>
    <w:rsid w:val="0053305D"/>
    <w:rsid w:val="00533464"/>
    <w:rsid w:val="00533536"/>
    <w:rsid w:val="005336CE"/>
    <w:rsid w:val="00533F41"/>
    <w:rsid w:val="00534092"/>
    <w:rsid w:val="00534125"/>
    <w:rsid w:val="0053415B"/>
    <w:rsid w:val="00534756"/>
    <w:rsid w:val="005352C4"/>
    <w:rsid w:val="00535474"/>
    <w:rsid w:val="005359B8"/>
    <w:rsid w:val="005359FE"/>
    <w:rsid w:val="00535DA7"/>
    <w:rsid w:val="00536170"/>
    <w:rsid w:val="00537B98"/>
    <w:rsid w:val="00540AFF"/>
    <w:rsid w:val="00540CE2"/>
    <w:rsid w:val="005412E1"/>
    <w:rsid w:val="0054208B"/>
    <w:rsid w:val="005420B4"/>
    <w:rsid w:val="005422EF"/>
    <w:rsid w:val="00542F4A"/>
    <w:rsid w:val="005432DB"/>
    <w:rsid w:val="00543A06"/>
    <w:rsid w:val="00544AA3"/>
    <w:rsid w:val="00545110"/>
    <w:rsid w:val="005455F9"/>
    <w:rsid w:val="00545D21"/>
    <w:rsid w:val="00546401"/>
    <w:rsid w:val="00551199"/>
    <w:rsid w:val="005518D2"/>
    <w:rsid w:val="00551D03"/>
    <w:rsid w:val="00551E6A"/>
    <w:rsid w:val="00552B42"/>
    <w:rsid w:val="00553D90"/>
    <w:rsid w:val="00553ED9"/>
    <w:rsid w:val="005555F4"/>
    <w:rsid w:val="005556B0"/>
    <w:rsid w:val="005560F1"/>
    <w:rsid w:val="00557485"/>
    <w:rsid w:val="005602A2"/>
    <w:rsid w:val="00560E32"/>
    <w:rsid w:val="005613A4"/>
    <w:rsid w:val="0056148F"/>
    <w:rsid w:val="00561576"/>
    <w:rsid w:val="00561EA9"/>
    <w:rsid w:val="00562DBA"/>
    <w:rsid w:val="00562DCF"/>
    <w:rsid w:val="005633A5"/>
    <w:rsid w:val="005639BA"/>
    <w:rsid w:val="005639C3"/>
    <w:rsid w:val="00564678"/>
    <w:rsid w:val="00564D68"/>
    <w:rsid w:val="00564E84"/>
    <w:rsid w:val="00565460"/>
    <w:rsid w:val="0056626D"/>
    <w:rsid w:val="005666B6"/>
    <w:rsid w:val="00566777"/>
    <w:rsid w:val="005667A0"/>
    <w:rsid w:val="005668EB"/>
    <w:rsid w:val="00566B84"/>
    <w:rsid w:val="00567AA4"/>
    <w:rsid w:val="00567AEA"/>
    <w:rsid w:val="00570473"/>
    <w:rsid w:val="00570475"/>
    <w:rsid w:val="00571A0D"/>
    <w:rsid w:val="00571B8A"/>
    <w:rsid w:val="00572301"/>
    <w:rsid w:val="00572499"/>
    <w:rsid w:val="005726EB"/>
    <w:rsid w:val="00576315"/>
    <w:rsid w:val="00576641"/>
    <w:rsid w:val="00576A4D"/>
    <w:rsid w:val="0057722B"/>
    <w:rsid w:val="0057768C"/>
    <w:rsid w:val="00580C3D"/>
    <w:rsid w:val="0058270F"/>
    <w:rsid w:val="00582AF1"/>
    <w:rsid w:val="00582B10"/>
    <w:rsid w:val="00582B60"/>
    <w:rsid w:val="005841D2"/>
    <w:rsid w:val="005842F5"/>
    <w:rsid w:val="00584652"/>
    <w:rsid w:val="005874C3"/>
    <w:rsid w:val="00587B64"/>
    <w:rsid w:val="00587BB8"/>
    <w:rsid w:val="005908AB"/>
    <w:rsid w:val="00590FFF"/>
    <w:rsid w:val="00591738"/>
    <w:rsid w:val="0059242D"/>
    <w:rsid w:val="005942B2"/>
    <w:rsid w:val="00594365"/>
    <w:rsid w:val="005944E8"/>
    <w:rsid w:val="0059555A"/>
    <w:rsid w:val="00596B15"/>
    <w:rsid w:val="00596ED3"/>
    <w:rsid w:val="00596F03"/>
    <w:rsid w:val="00597BFC"/>
    <w:rsid w:val="005A01AE"/>
    <w:rsid w:val="005A04D8"/>
    <w:rsid w:val="005A0EE9"/>
    <w:rsid w:val="005A1183"/>
    <w:rsid w:val="005A1C25"/>
    <w:rsid w:val="005A363D"/>
    <w:rsid w:val="005A374A"/>
    <w:rsid w:val="005A537E"/>
    <w:rsid w:val="005A7EB9"/>
    <w:rsid w:val="005B071C"/>
    <w:rsid w:val="005B08C2"/>
    <w:rsid w:val="005B1934"/>
    <w:rsid w:val="005B1CCD"/>
    <w:rsid w:val="005B22A2"/>
    <w:rsid w:val="005B23AD"/>
    <w:rsid w:val="005B243A"/>
    <w:rsid w:val="005B3636"/>
    <w:rsid w:val="005B411D"/>
    <w:rsid w:val="005B42DF"/>
    <w:rsid w:val="005B4682"/>
    <w:rsid w:val="005B4EE9"/>
    <w:rsid w:val="005B548E"/>
    <w:rsid w:val="005B5610"/>
    <w:rsid w:val="005B62BE"/>
    <w:rsid w:val="005B64F9"/>
    <w:rsid w:val="005B75F6"/>
    <w:rsid w:val="005C0210"/>
    <w:rsid w:val="005C08CE"/>
    <w:rsid w:val="005C1170"/>
    <w:rsid w:val="005C133F"/>
    <w:rsid w:val="005C2349"/>
    <w:rsid w:val="005C2ECD"/>
    <w:rsid w:val="005C37A7"/>
    <w:rsid w:val="005C5188"/>
    <w:rsid w:val="005C5E67"/>
    <w:rsid w:val="005C691F"/>
    <w:rsid w:val="005C69BA"/>
    <w:rsid w:val="005C7683"/>
    <w:rsid w:val="005C7963"/>
    <w:rsid w:val="005C7B53"/>
    <w:rsid w:val="005D0063"/>
    <w:rsid w:val="005D113C"/>
    <w:rsid w:val="005D1161"/>
    <w:rsid w:val="005D1E19"/>
    <w:rsid w:val="005D2ECE"/>
    <w:rsid w:val="005D3700"/>
    <w:rsid w:val="005D3FA3"/>
    <w:rsid w:val="005D4B47"/>
    <w:rsid w:val="005D4CD0"/>
    <w:rsid w:val="005D6658"/>
    <w:rsid w:val="005D69E4"/>
    <w:rsid w:val="005D6E93"/>
    <w:rsid w:val="005E01AB"/>
    <w:rsid w:val="005E0656"/>
    <w:rsid w:val="005E171D"/>
    <w:rsid w:val="005E1F1D"/>
    <w:rsid w:val="005E2662"/>
    <w:rsid w:val="005E2CC7"/>
    <w:rsid w:val="005E433D"/>
    <w:rsid w:val="005E4B71"/>
    <w:rsid w:val="005E5438"/>
    <w:rsid w:val="005E56C2"/>
    <w:rsid w:val="005E59B3"/>
    <w:rsid w:val="005E73E4"/>
    <w:rsid w:val="005F0280"/>
    <w:rsid w:val="005F19EB"/>
    <w:rsid w:val="005F203E"/>
    <w:rsid w:val="005F285F"/>
    <w:rsid w:val="005F3E2E"/>
    <w:rsid w:val="005F4293"/>
    <w:rsid w:val="005F4429"/>
    <w:rsid w:val="005F4754"/>
    <w:rsid w:val="005F4B57"/>
    <w:rsid w:val="005F59D9"/>
    <w:rsid w:val="005F5FC2"/>
    <w:rsid w:val="005F7A33"/>
    <w:rsid w:val="00600277"/>
    <w:rsid w:val="00601290"/>
    <w:rsid w:val="0060139E"/>
    <w:rsid w:val="00601743"/>
    <w:rsid w:val="006018DC"/>
    <w:rsid w:val="00602ED1"/>
    <w:rsid w:val="00605078"/>
    <w:rsid w:val="006053FC"/>
    <w:rsid w:val="00605AD2"/>
    <w:rsid w:val="00605C08"/>
    <w:rsid w:val="0060615B"/>
    <w:rsid w:val="00607E88"/>
    <w:rsid w:val="006107DA"/>
    <w:rsid w:val="0061083D"/>
    <w:rsid w:val="0061171D"/>
    <w:rsid w:val="00611777"/>
    <w:rsid w:val="00611BB7"/>
    <w:rsid w:val="00613BCE"/>
    <w:rsid w:val="00614B7D"/>
    <w:rsid w:val="00614CA3"/>
    <w:rsid w:val="00616421"/>
    <w:rsid w:val="00617D47"/>
    <w:rsid w:val="006200FB"/>
    <w:rsid w:val="0062052F"/>
    <w:rsid w:val="00621E73"/>
    <w:rsid w:val="00622123"/>
    <w:rsid w:val="00623356"/>
    <w:rsid w:val="00623871"/>
    <w:rsid w:val="00623AA7"/>
    <w:rsid w:val="006253F3"/>
    <w:rsid w:val="0062640C"/>
    <w:rsid w:val="00626A95"/>
    <w:rsid w:val="00627221"/>
    <w:rsid w:val="006273C5"/>
    <w:rsid w:val="006274BB"/>
    <w:rsid w:val="006276B0"/>
    <w:rsid w:val="00630930"/>
    <w:rsid w:val="0063213D"/>
    <w:rsid w:val="00633035"/>
    <w:rsid w:val="00633E2D"/>
    <w:rsid w:val="00633EDF"/>
    <w:rsid w:val="00634891"/>
    <w:rsid w:val="00634BFE"/>
    <w:rsid w:val="00635241"/>
    <w:rsid w:val="006358DE"/>
    <w:rsid w:val="00636446"/>
    <w:rsid w:val="00636616"/>
    <w:rsid w:val="00636CEC"/>
    <w:rsid w:val="00637C96"/>
    <w:rsid w:val="00637ED6"/>
    <w:rsid w:val="0064087B"/>
    <w:rsid w:val="006413C6"/>
    <w:rsid w:val="006417F2"/>
    <w:rsid w:val="00641CCC"/>
    <w:rsid w:val="00642261"/>
    <w:rsid w:val="006423D5"/>
    <w:rsid w:val="00642453"/>
    <w:rsid w:val="00642DD9"/>
    <w:rsid w:val="0064332C"/>
    <w:rsid w:val="0064339E"/>
    <w:rsid w:val="006438E2"/>
    <w:rsid w:val="00643A9F"/>
    <w:rsid w:val="00643DF4"/>
    <w:rsid w:val="0064446D"/>
    <w:rsid w:val="006452C5"/>
    <w:rsid w:val="00645C55"/>
    <w:rsid w:val="006479DF"/>
    <w:rsid w:val="0065088A"/>
    <w:rsid w:val="00650D9A"/>
    <w:rsid w:val="00650E4A"/>
    <w:rsid w:val="00651197"/>
    <w:rsid w:val="00651E56"/>
    <w:rsid w:val="0065201E"/>
    <w:rsid w:val="00652C50"/>
    <w:rsid w:val="006556E3"/>
    <w:rsid w:val="00656D13"/>
    <w:rsid w:val="0065748D"/>
    <w:rsid w:val="0066063E"/>
    <w:rsid w:val="00660E5F"/>
    <w:rsid w:val="00661624"/>
    <w:rsid w:val="006618A6"/>
    <w:rsid w:val="006619C0"/>
    <w:rsid w:val="006623D6"/>
    <w:rsid w:val="00662708"/>
    <w:rsid w:val="00664449"/>
    <w:rsid w:val="006647B8"/>
    <w:rsid w:val="00664BA7"/>
    <w:rsid w:val="00664D37"/>
    <w:rsid w:val="00665053"/>
    <w:rsid w:val="0066580D"/>
    <w:rsid w:val="00665E34"/>
    <w:rsid w:val="006665EB"/>
    <w:rsid w:val="006679FB"/>
    <w:rsid w:val="0067067E"/>
    <w:rsid w:val="0067076D"/>
    <w:rsid w:val="006708AB"/>
    <w:rsid w:val="006709EF"/>
    <w:rsid w:val="00670E65"/>
    <w:rsid w:val="006718AB"/>
    <w:rsid w:val="00671A68"/>
    <w:rsid w:val="00673B66"/>
    <w:rsid w:val="00673D6D"/>
    <w:rsid w:val="00674561"/>
    <w:rsid w:val="00674DAA"/>
    <w:rsid w:val="00674EA1"/>
    <w:rsid w:val="00675460"/>
    <w:rsid w:val="00675ED6"/>
    <w:rsid w:val="006765EE"/>
    <w:rsid w:val="00676D7E"/>
    <w:rsid w:val="00676DD8"/>
    <w:rsid w:val="00677754"/>
    <w:rsid w:val="00677B6E"/>
    <w:rsid w:val="00680048"/>
    <w:rsid w:val="0068094F"/>
    <w:rsid w:val="0068125C"/>
    <w:rsid w:val="00681912"/>
    <w:rsid w:val="00681E93"/>
    <w:rsid w:val="0068246A"/>
    <w:rsid w:val="00683341"/>
    <w:rsid w:val="006835F7"/>
    <w:rsid w:val="00683B7F"/>
    <w:rsid w:val="00683DA1"/>
    <w:rsid w:val="00683E33"/>
    <w:rsid w:val="0068437A"/>
    <w:rsid w:val="00684660"/>
    <w:rsid w:val="0068483A"/>
    <w:rsid w:val="006849BF"/>
    <w:rsid w:val="006853B2"/>
    <w:rsid w:val="00685E86"/>
    <w:rsid w:val="0068624A"/>
    <w:rsid w:val="0068682D"/>
    <w:rsid w:val="00686EA8"/>
    <w:rsid w:val="00687DEA"/>
    <w:rsid w:val="00691231"/>
    <w:rsid w:val="006912E4"/>
    <w:rsid w:val="00691A39"/>
    <w:rsid w:val="006920E9"/>
    <w:rsid w:val="006926FB"/>
    <w:rsid w:val="00692745"/>
    <w:rsid w:val="00692A7A"/>
    <w:rsid w:val="00692E2C"/>
    <w:rsid w:val="00693F2F"/>
    <w:rsid w:val="0069504E"/>
    <w:rsid w:val="00695200"/>
    <w:rsid w:val="0069575D"/>
    <w:rsid w:val="00695780"/>
    <w:rsid w:val="00695F53"/>
    <w:rsid w:val="0069639C"/>
    <w:rsid w:val="00696AA2"/>
    <w:rsid w:val="006A02D4"/>
    <w:rsid w:val="006A032D"/>
    <w:rsid w:val="006A0807"/>
    <w:rsid w:val="006A0FD1"/>
    <w:rsid w:val="006A26E6"/>
    <w:rsid w:val="006A38A0"/>
    <w:rsid w:val="006A4C8E"/>
    <w:rsid w:val="006A6164"/>
    <w:rsid w:val="006A670D"/>
    <w:rsid w:val="006A6937"/>
    <w:rsid w:val="006A7807"/>
    <w:rsid w:val="006B0082"/>
    <w:rsid w:val="006B04C0"/>
    <w:rsid w:val="006B1EB6"/>
    <w:rsid w:val="006B2FC8"/>
    <w:rsid w:val="006B37DC"/>
    <w:rsid w:val="006B49DD"/>
    <w:rsid w:val="006B659C"/>
    <w:rsid w:val="006B71B9"/>
    <w:rsid w:val="006B7B9A"/>
    <w:rsid w:val="006C010E"/>
    <w:rsid w:val="006C07F3"/>
    <w:rsid w:val="006C1CAA"/>
    <w:rsid w:val="006C1D2B"/>
    <w:rsid w:val="006C2441"/>
    <w:rsid w:val="006C5772"/>
    <w:rsid w:val="006C6A66"/>
    <w:rsid w:val="006C7C94"/>
    <w:rsid w:val="006C7EE0"/>
    <w:rsid w:val="006D0C6D"/>
    <w:rsid w:val="006D0DCE"/>
    <w:rsid w:val="006D0E1A"/>
    <w:rsid w:val="006D1219"/>
    <w:rsid w:val="006D122A"/>
    <w:rsid w:val="006D4B83"/>
    <w:rsid w:val="006D5527"/>
    <w:rsid w:val="006D5F2A"/>
    <w:rsid w:val="006D652A"/>
    <w:rsid w:val="006E03A7"/>
    <w:rsid w:val="006E05FE"/>
    <w:rsid w:val="006E0911"/>
    <w:rsid w:val="006E13B8"/>
    <w:rsid w:val="006E35AC"/>
    <w:rsid w:val="006E361C"/>
    <w:rsid w:val="006E3850"/>
    <w:rsid w:val="006E408A"/>
    <w:rsid w:val="006E408D"/>
    <w:rsid w:val="006E43C9"/>
    <w:rsid w:val="006E4512"/>
    <w:rsid w:val="006E52C8"/>
    <w:rsid w:val="006E54E3"/>
    <w:rsid w:val="006E67B3"/>
    <w:rsid w:val="006E7214"/>
    <w:rsid w:val="006E75D0"/>
    <w:rsid w:val="006E7FD8"/>
    <w:rsid w:val="006F09BF"/>
    <w:rsid w:val="006F23F9"/>
    <w:rsid w:val="006F25B8"/>
    <w:rsid w:val="006F25F9"/>
    <w:rsid w:val="006F2FB7"/>
    <w:rsid w:val="006F306B"/>
    <w:rsid w:val="006F3EF8"/>
    <w:rsid w:val="006F4AED"/>
    <w:rsid w:val="006F5308"/>
    <w:rsid w:val="006F5468"/>
    <w:rsid w:val="006F58A8"/>
    <w:rsid w:val="006F70AC"/>
    <w:rsid w:val="006F755E"/>
    <w:rsid w:val="006F7E5E"/>
    <w:rsid w:val="007001C9"/>
    <w:rsid w:val="00700692"/>
    <w:rsid w:val="00700EDF"/>
    <w:rsid w:val="007012B9"/>
    <w:rsid w:val="00701AA5"/>
    <w:rsid w:val="00702557"/>
    <w:rsid w:val="007037A7"/>
    <w:rsid w:val="007038D8"/>
    <w:rsid w:val="00703FB0"/>
    <w:rsid w:val="0070557A"/>
    <w:rsid w:val="00707BCE"/>
    <w:rsid w:val="00707F91"/>
    <w:rsid w:val="007122E8"/>
    <w:rsid w:val="007127F2"/>
    <w:rsid w:val="00712C5F"/>
    <w:rsid w:val="00714350"/>
    <w:rsid w:val="0071491D"/>
    <w:rsid w:val="00715052"/>
    <w:rsid w:val="007150F7"/>
    <w:rsid w:val="00715367"/>
    <w:rsid w:val="00716917"/>
    <w:rsid w:val="0071758A"/>
    <w:rsid w:val="00717FB2"/>
    <w:rsid w:val="00720315"/>
    <w:rsid w:val="00720B61"/>
    <w:rsid w:val="007214B7"/>
    <w:rsid w:val="00721790"/>
    <w:rsid w:val="00721B47"/>
    <w:rsid w:val="00721BBA"/>
    <w:rsid w:val="007231E5"/>
    <w:rsid w:val="00723591"/>
    <w:rsid w:val="00723996"/>
    <w:rsid w:val="00723C01"/>
    <w:rsid w:val="007241A6"/>
    <w:rsid w:val="00724A8A"/>
    <w:rsid w:val="00724F77"/>
    <w:rsid w:val="00730013"/>
    <w:rsid w:val="007329BF"/>
    <w:rsid w:val="007329E0"/>
    <w:rsid w:val="00732EE1"/>
    <w:rsid w:val="00732F68"/>
    <w:rsid w:val="007333BE"/>
    <w:rsid w:val="00733BDA"/>
    <w:rsid w:val="00733EF6"/>
    <w:rsid w:val="0073427D"/>
    <w:rsid w:val="00734B75"/>
    <w:rsid w:val="0073503F"/>
    <w:rsid w:val="00735C0D"/>
    <w:rsid w:val="0073670D"/>
    <w:rsid w:val="00737DE3"/>
    <w:rsid w:val="00740F7A"/>
    <w:rsid w:val="007415DC"/>
    <w:rsid w:val="0074160D"/>
    <w:rsid w:val="00741FF2"/>
    <w:rsid w:val="00745116"/>
    <w:rsid w:val="0074590A"/>
    <w:rsid w:val="00745977"/>
    <w:rsid w:val="007504EA"/>
    <w:rsid w:val="00752927"/>
    <w:rsid w:val="007533DD"/>
    <w:rsid w:val="00753F7E"/>
    <w:rsid w:val="00754595"/>
    <w:rsid w:val="007546C1"/>
    <w:rsid w:val="00755699"/>
    <w:rsid w:val="00755F83"/>
    <w:rsid w:val="0076049A"/>
    <w:rsid w:val="007609BA"/>
    <w:rsid w:val="00762E03"/>
    <w:rsid w:val="007635F2"/>
    <w:rsid w:val="007642C9"/>
    <w:rsid w:val="007646D4"/>
    <w:rsid w:val="007660AC"/>
    <w:rsid w:val="00766B16"/>
    <w:rsid w:val="007674BF"/>
    <w:rsid w:val="007700FC"/>
    <w:rsid w:val="00771231"/>
    <w:rsid w:val="007712EF"/>
    <w:rsid w:val="00771C2B"/>
    <w:rsid w:val="00771E59"/>
    <w:rsid w:val="00772560"/>
    <w:rsid w:val="00772EE3"/>
    <w:rsid w:val="007737C0"/>
    <w:rsid w:val="00774F79"/>
    <w:rsid w:val="00775BD3"/>
    <w:rsid w:val="00775DF7"/>
    <w:rsid w:val="00776780"/>
    <w:rsid w:val="00776DD2"/>
    <w:rsid w:val="007774F4"/>
    <w:rsid w:val="0077776B"/>
    <w:rsid w:val="00780BD2"/>
    <w:rsid w:val="007817D3"/>
    <w:rsid w:val="00782237"/>
    <w:rsid w:val="00782967"/>
    <w:rsid w:val="00782AC1"/>
    <w:rsid w:val="0078355F"/>
    <w:rsid w:val="00784037"/>
    <w:rsid w:val="00784156"/>
    <w:rsid w:val="007850A1"/>
    <w:rsid w:val="007854F2"/>
    <w:rsid w:val="0078569D"/>
    <w:rsid w:val="007856AE"/>
    <w:rsid w:val="00785B7F"/>
    <w:rsid w:val="00786613"/>
    <w:rsid w:val="0078680E"/>
    <w:rsid w:val="00786E5A"/>
    <w:rsid w:val="0078765A"/>
    <w:rsid w:val="00790091"/>
    <w:rsid w:val="00790480"/>
    <w:rsid w:val="007906F0"/>
    <w:rsid w:val="00790804"/>
    <w:rsid w:val="0079091A"/>
    <w:rsid w:val="00791175"/>
    <w:rsid w:val="00791E30"/>
    <w:rsid w:val="007926D9"/>
    <w:rsid w:val="00792A7B"/>
    <w:rsid w:val="00792FB4"/>
    <w:rsid w:val="00793690"/>
    <w:rsid w:val="00793A36"/>
    <w:rsid w:val="00793A51"/>
    <w:rsid w:val="00794234"/>
    <w:rsid w:val="00794C3A"/>
    <w:rsid w:val="00796190"/>
    <w:rsid w:val="007979CC"/>
    <w:rsid w:val="007A0819"/>
    <w:rsid w:val="007A0B4D"/>
    <w:rsid w:val="007A0B71"/>
    <w:rsid w:val="007A173D"/>
    <w:rsid w:val="007A1BDE"/>
    <w:rsid w:val="007A1E2D"/>
    <w:rsid w:val="007A228F"/>
    <w:rsid w:val="007A2B0D"/>
    <w:rsid w:val="007A2C52"/>
    <w:rsid w:val="007A3AFC"/>
    <w:rsid w:val="007A44F5"/>
    <w:rsid w:val="007A49EE"/>
    <w:rsid w:val="007A4BC8"/>
    <w:rsid w:val="007A4DE2"/>
    <w:rsid w:val="007A5144"/>
    <w:rsid w:val="007A514C"/>
    <w:rsid w:val="007A5669"/>
    <w:rsid w:val="007A57E8"/>
    <w:rsid w:val="007A74BC"/>
    <w:rsid w:val="007A7D52"/>
    <w:rsid w:val="007A7E05"/>
    <w:rsid w:val="007B05CD"/>
    <w:rsid w:val="007B06E4"/>
    <w:rsid w:val="007B0A56"/>
    <w:rsid w:val="007B0FD4"/>
    <w:rsid w:val="007B1AA0"/>
    <w:rsid w:val="007B2010"/>
    <w:rsid w:val="007B23A1"/>
    <w:rsid w:val="007B2585"/>
    <w:rsid w:val="007B30F9"/>
    <w:rsid w:val="007B3446"/>
    <w:rsid w:val="007B4B62"/>
    <w:rsid w:val="007B4D9D"/>
    <w:rsid w:val="007B530C"/>
    <w:rsid w:val="007B54B6"/>
    <w:rsid w:val="007B6336"/>
    <w:rsid w:val="007B6702"/>
    <w:rsid w:val="007B6E76"/>
    <w:rsid w:val="007B7A04"/>
    <w:rsid w:val="007C012E"/>
    <w:rsid w:val="007C1C29"/>
    <w:rsid w:val="007C23EF"/>
    <w:rsid w:val="007C2623"/>
    <w:rsid w:val="007C2CAA"/>
    <w:rsid w:val="007C2CAE"/>
    <w:rsid w:val="007C2D62"/>
    <w:rsid w:val="007C3024"/>
    <w:rsid w:val="007C33D2"/>
    <w:rsid w:val="007C4273"/>
    <w:rsid w:val="007C50B8"/>
    <w:rsid w:val="007C56FE"/>
    <w:rsid w:val="007C611E"/>
    <w:rsid w:val="007C6BDC"/>
    <w:rsid w:val="007C6D82"/>
    <w:rsid w:val="007D0889"/>
    <w:rsid w:val="007D0D59"/>
    <w:rsid w:val="007D116B"/>
    <w:rsid w:val="007D15C9"/>
    <w:rsid w:val="007D1A66"/>
    <w:rsid w:val="007D2AF1"/>
    <w:rsid w:val="007D3971"/>
    <w:rsid w:val="007D4270"/>
    <w:rsid w:val="007D4F7F"/>
    <w:rsid w:val="007D5883"/>
    <w:rsid w:val="007D5F16"/>
    <w:rsid w:val="007D68EE"/>
    <w:rsid w:val="007D7A8F"/>
    <w:rsid w:val="007E0091"/>
    <w:rsid w:val="007E0189"/>
    <w:rsid w:val="007E0C52"/>
    <w:rsid w:val="007E1796"/>
    <w:rsid w:val="007E332F"/>
    <w:rsid w:val="007E4333"/>
    <w:rsid w:val="007E44FD"/>
    <w:rsid w:val="007E4C30"/>
    <w:rsid w:val="007E52A4"/>
    <w:rsid w:val="007E533D"/>
    <w:rsid w:val="007E53C0"/>
    <w:rsid w:val="007E6890"/>
    <w:rsid w:val="007E6A13"/>
    <w:rsid w:val="007E6B2F"/>
    <w:rsid w:val="007E7F8B"/>
    <w:rsid w:val="007F0B76"/>
    <w:rsid w:val="007F1468"/>
    <w:rsid w:val="007F150C"/>
    <w:rsid w:val="007F17D5"/>
    <w:rsid w:val="007F2237"/>
    <w:rsid w:val="007F3D5E"/>
    <w:rsid w:val="007F4127"/>
    <w:rsid w:val="007F45FC"/>
    <w:rsid w:val="007F4881"/>
    <w:rsid w:val="007F5DDB"/>
    <w:rsid w:val="007F665D"/>
    <w:rsid w:val="007F67C6"/>
    <w:rsid w:val="007F6C8A"/>
    <w:rsid w:val="007F7329"/>
    <w:rsid w:val="00800537"/>
    <w:rsid w:val="00801636"/>
    <w:rsid w:val="008022DE"/>
    <w:rsid w:val="008046AE"/>
    <w:rsid w:val="00805C82"/>
    <w:rsid w:val="00806493"/>
    <w:rsid w:val="008064B0"/>
    <w:rsid w:val="0080669B"/>
    <w:rsid w:val="0080701E"/>
    <w:rsid w:val="0081022B"/>
    <w:rsid w:val="0081030B"/>
    <w:rsid w:val="008111DA"/>
    <w:rsid w:val="00812560"/>
    <w:rsid w:val="0081265C"/>
    <w:rsid w:val="00813564"/>
    <w:rsid w:val="00813EF0"/>
    <w:rsid w:val="00814550"/>
    <w:rsid w:val="00814F69"/>
    <w:rsid w:val="0081515D"/>
    <w:rsid w:val="00815DE1"/>
    <w:rsid w:val="00816107"/>
    <w:rsid w:val="00816193"/>
    <w:rsid w:val="00820264"/>
    <w:rsid w:val="00820543"/>
    <w:rsid w:val="0082343B"/>
    <w:rsid w:val="008255D0"/>
    <w:rsid w:val="0082599F"/>
    <w:rsid w:val="00826FCF"/>
    <w:rsid w:val="00827190"/>
    <w:rsid w:val="0082722F"/>
    <w:rsid w:val="00831B91"/>
    <w:rsid w:val="00831C60"/>
    <w:rsid w:val="00831D24"/>
    <w:rsid w:val="00832075"/>
    <w:rsid w:val="00832308"/>
    <w:rsid w:val="008328BB"/>
    <w:rsid w:val="00832B92"/>
    <w:rsid w:val="00832B9B"/>
    <w:rsid w:val="00834117"/>
    <w:rsid w:val="0083431C"/>
    <w:rsid w:val="008343DC"/>
    <w:rsid w:val="0083456E"/>
    <w:rsid w:val="00834BC6"/>
    <w:rsid w:val="00834F91"/>
    <w:rsid w:val="00835F36"/>
    <w:rsid w:val="00836482"/>
    <w:rsid w:val="00837387"/>
    <w:rsid w:val="00837961"/>
    <w:rsid w:val="00837A18"/>
    <w:rsid w:val="00837B5A"/>
    <w:rsid w:val="00840AB8"/>
    <w:rsid w:val="00840F13"/>
    <w:rsid w:val="008414AA"/>
    <w:rsid w:val="008424CC"/>
    <w:rsid w:val="0084250F"/>
    <w:rsid w:val="00843376"/>
    <w:rsid w:val="0084390E"/>
    <w:rsid w:val="00843E60"/>
    <w:rsid w:val="008441E5"/>
    <w:rsid w:val="00844290"/>
    <w:rsid w:val="008447A3"/>
    <w:rsid w:val="00844DF0"/>
    <w:rsid w:val="00845422"/>
    <w:rsid w:val="0084613F"/>
    <w:rsid w:val="00850BCC"/>
    <w:rsid w:val="00850DD4"/>
    <w:rsid w:val="0085195F"/>
    <w:rsid w:val="00851E32"/>
    <w:rsid w:val="0085234D"/>
    <w:rsid w:val="00852699"/>
    <w:rsid w:val="00852BC9"/>
    <w:rsid w:val="00852E98"/>
    <w:rsid w:val="0085402B"/>
    <w:rsid w:val="0085432D"/>
    <w:rsid w:val="00855E5A"/>
    <w:rsid w:val="008566FC"/>
    <w:rsid w:val="008567B1"/>
    <w:rsid w:val="0085685A"/>
    <w:rsid w:val="00860311"/>
    <w:rsid w:val="0086213F"/>
    <w:rsid w:val="00862512"/>
    <w:rsid w:val="0086353E"/>
    <w:rsid w:val="00864987"/>
    <w:rsid w:val="00865155"/>
    <w:rsid w:val="00867149"/>
    <w:rsid w:val="0086744C"/>
    <w:rsid w:val="008704F0"/>
    <w:rsid w:val="00870E7A"/>
    <w:rsid w:val="00871076"/>
    <w:rsid w:val="008716D8"/>
    <w:rsid w:val="00871895"/>
    <w:rsid w:val="00872C44"/>
    <w:rsid w:val="00872CFF"/>
    <w:rsid w:val="00874038"/>
    <w:rsid w:val="00874578"/>
    <w:rsid w:val="00874683"/>
    <w:rsid w:val="00875059"/>
    <w:rsid w:val="00875103"/>
    <w:rsid w:val="00875452"/>
    <w:rsid w:val="008756EB"/>
    <w:rsid w:val="0087587D"/>
    <w:rsid w:val="0087737C"/>
    <w:rsid w:val="0087766C"/>
    <w:rsid w:val="00877E3E"/>
    <w:rsid w:val="00877EC9"/>
    <w:rsid w:val="00880726"/>
    <w:rsid w:val="00880809"/>
    <w:rsid w:val="008814AD"/>
    <w:rsid w:val="00881504"/>
    <w:rsid w:val="00881708"/>
    <w:rsid w:val="00881918"/>
    <w:rsid w:val="008822B3"/>
    <w:rsid w:val="00882C82"/>
    <w:rsid w:val="00884866"/>
    <w:rsid w:val="0088581B"/>
    <w:rsid w:val="00886296"/>
    <w:rsid w:val="00887DF6"/>
    <w:rsid w:val="0089117A"/>
    <w:rsid w:val="0089136C"/>
    <w:rsid w:val="00892856"/>
    <w:rsid w:val="00892877"/>
    <w:rsid w:val="00892DA0"/>
    <w:rsid w:val="00892E69"/>
    <w:rsid w:val="008947D3"/>
    <w:rsid w:val="00895109"/>
    <w:rsid w:val="00895CD6"/>
    <w:rsid w:val="00896C7C"/>
    <w:rsid w:val="00897111"/>
    <w:rsid w:val="0089737F"/>
    <w:rsid w:val="008A1C7E"/>
    <w:rsid w:val="008A29D2"/>
    <w:rsid w:val="008A5944"/>
    <w:rsid w:val="008A5D90"/>
    <w:rsid w:val="008A5E19"/>
    <w:rsid w:val="008A6D72"/>
    <w:rsid w:val="008A73CA"/>
    <w:rsid w:val="008A77A6"/>
    <w:rsid w:val="008A7FF2"/>
    <w:rsid w:val="008B045D"/>
    <w:rsid w:val="008B0841"/>
    <w:rsid w:val="008B084B"/>
    <w:rsid w:val="008B17DC"/>
    <w:rsid w:val="008B1C1E"/>
    <w:rsid w:val="008B1FBA"/>
    <w:rsid w:val="008B290C"/>
    <w:rsid w:val="008B3932"/>
    <w:rsid w:val="008B3F01"/>
    <w:rsid w:val="008B4DE0"/>
    <w:rsid w:val="008B67FD"/>
    <w:rsid w:val="008B699F"/>
    <w:rsid w:val="008B69AF"/>
    <w:rsid w:val="008B6CF4"/>
    <w:rsid w:val="008B7E1A"/>
    <w:rsid w:val="008C0804"/>
    <w:rsid w:val="008C0BC2"/>
    <w:rsid w:val="008C0D50"/>
    <w:rsid w:val="008C2B8E"/>
    <w:rsid w:val="008C2C03"/>
    <w:rsid w:val="008C2F1F"/>
    <w:rsid w:val="008C3284"/>
    <w:rsid w:val="008C3479"/>
    <w:rsid w:val="008C46AE"/>
    <w:rsid w:val="008C4E3A"/>
    <w:rsid w:val="008C50E9"/>
    <w:rsid w:val="008C6313"/>
    <w:rsid w:val="008C70E0"/>
    <w:rsid w:val="008C71BD"/>
    <w:rsid w:val="008C726B"/>
    <w:rsid w:val="008C7973"/>
    <w:rsid w:val="008D009B"/>
    <w:rsid w:val="008D0D68"/>
    <w:rsid w:val="008D13C7"/>
    <w:rsid w:val="008D16C8"/>
    <w:rsid w:val="008D1F16"/>
    <w:rsid w:val="008D35BE"/>
    <w:rsid w:val="008D510F"/>
    <w:rsid w:val="008D52E4"/>
    <w:rsid w:val="008D5528"/>
    <w:rsid w:val="008D6133"/>
    <w:rsid w:val="008D64E7"/>
    <w:rsid w:val="008D6686"/>
    <w:rsid w:val="008D687C"/>
    <w:rsid w:val="008D713C"/>
    <w:rsid w:val="008E13E1"/>
    <w:rsid w:val="008E1990"/>
    <w:rsid w:val="008E1BFB"/>
    <w:rsid w:val="008E2044"/>
    <w:rsid w:val="008E2151"/>
    <w:rsid w:val="008E2827"/>
    <w:rsid w:val="008E2A36"/>
    <w:rsid w:val="008E3C0E"/>
    <w:rsid w:val="008E437A"/>
    <w:rsid w:val="008E44AA"/>
    <w:rsid w:val="008E4935"/>
    <w:rsid w:val="008E4AEC"/>
    <w:rsid w:val="008E4F31"/>
    <w:rsid w:val="008E5804"/>
    <w:rsid w:val="008E593A"/>
    <w:rsid w:val="008E60AC"/>
    <w:rsid w:val="008E6236"/>
    <w:rsid w:val="008E6778"/>
    <w:rsid w:val="008E6FB8"/>
    <w:rsid w:val="008E7068"/>
    <w:rsid w:val="008E77DE"/>
    <w:rsid w:val="008E7894"/>
    <w:rsid w:val="008E7AED"/>
    <w:rsid w:val="008F0855"/>
    <w:rsid w:val="008F0A35"/>
    <w:rsid w:val="008F15C6"/>
    <w:rsid w:val="008F176C"/>
    <w:rsid w:val="008F2C24"/>
    <w:rsid w:val="008F3099"/>
    <w:rsid w:val="008F3BF5"/>
    <w:rsid w:val="008F740E"/>
    <w:rsid w:val="0090011B"/>
    <w:rsid w:val="00900471"/>
    <w:rsid w:val="00901C34"/>
    <w:rsid w:val="00902F71"/>
    <w:rsid w:val="00903B7E"/>
    <w:rsid w:val="0090534A"/>
    <w:rsid w:val="009053B2"/>
    <w:rsid w:val="0090768E"/>
    <w:rsid w:val="00907D8E"/>
    <w:rsid w:val="00907E9C"/>
    <w:rsid w:val="00907F20"/>
    <w:rsid w:val="009102E0"/>
    <w:rsid w:val="00912C7C"/>
    <w:rsid w:val="00912E82"/>
    <w:rsid w:val="00913D3C"/>
    <w:rsid w:val="00914581"/>
    <w:rsid w:val="00914876"/>
    <w:rsid w:val="00915059"/>
    <w:rsid w:val="0091634F"/>
    <w:rsid w:val="00917111"/>
    <w:rsid w:val="00917735"/>
    <w:rsid w:val="00917DBD"/>
    <w:rsid w:val="00921335"/>
    <w:rsid w:val="00921BE8"/>
    <w:rsid w:val="00923BF2"/>
    <w:rsid w:val="00923E54"/>
    <w:rsid w:val="00923F80"/>
    <w:rsid w:val="00924C31"/>
    <w:rsid w:val="00924E03"/>
    <w:rsid w:val="00924F9F"/>
    <w:rsid w:val="009258E0"/>
    <w:rsid w:val="00925A95"/>
    <w:rsid w:val="00925C1F"/>
    <w:rsid w:val="009266BE"/>
    <w:rsid w:val="00926752"/>
    <w:rsid w:val="009268E9"/>
    <w:rsid w:val="00926FC2"/>
    <w:rsid w:val="00927325"/>
    <w:rsid w:val="009323D0"/>
    <w:rsid w:val="009327C8"/>
    <w:rsid w:val="00932C8F"/>
    <w:rsid w:val="00933416"/>
    <w:rsid w:val="00933AAE"/>
    <w:rsid w:val="00934811"/>
    <w:rsid w:val="00934FA8"/>
    <w:rsid w:val="00934FCE"/>
    <w:rsid w:val="009352C7"/>
    <w:rsid w:val="00935CC3"/>
    <w:rsid w:val="009363B2"/>
    <w:rsid w:val="0093680E"/>
    <w:rsid w:val="00937BF2"/>
    <w:rsid w:val="00940205"/>
    <w:rsid w:val="00940D8B"/>
    <w:rsid w:val="0094117B"/>
    <w:rsid w:val="00941B35"/>
    <w:rsid w:val="009441BA"/>
    <w:rsid w:val="00944D62"/>
    <w:rsid w:val="009450B3"/>
    <w:rsid w:val="00945118"/>
    <w:rsid w:val="009471F6"/>
    <w:rsid w:val="0094743F"/>
    <w:rsid w:val="00947C85"/>
    <w:rsid w:val="0095035F"/>
    <w:rsid w:val="009520AA"/>
    <w:rsid w:val="0095221E"/>
    <w:rsid w:val="0095226C"/>
    <w:rsid w:val="009526CC"/>
    <w:rsid w:val="00952704"/>
    <w:rsid w:val="00953CB2"/>
    <w:rsid w:val="00954058"/>
    <w:rsid w:val="00954B21"/>
    <w:rsid w:val="00954C9B"/>
    <w:rsid w:val="0095573C"/>
    <w:rsid w:val="00955E28"/>
    <w:rsid w:val="00955E73"/>
    <w:rsid w:val="0095616D"/>
    <w:rsid w:val="0095626A"/>
    <w:rsid w:val="00957431"/>
    <w:rsid w:val="00957650"/>
    <w:rsid w:val="00957D74"/>
    <w:rsid w:val="00957DB9"/>
    <w:rsid w:val="00960601"/>
    <w:rsid w:val="009612B5"/>
    <w:rsid w:val="0096176D"/>
    <w:rsid w:val="00961826"/>
    <w:rsid w:val="00962CEE"/>
    <w:rsid w:val="00963B09"/>
    <w:rsid w:val="0096598A"/>
    <w:rsid w:val="00966086"/>
    <w:rsid w:val="00966140"/>
    <w:rsid w:val="009665A9"/>
    <w:rsid w:val="0096685A"/>
    <w:rsid w:val="00966ACD"/>
    <w:rsid w:val="009670B1"/>
    <w:rsid w:val="00967642"/>
    <w:rsid w:val="00967A4A"/>
    <w:rsid w:val="009705AA"/>
    <w:rsid w:val="009709A4"/>
    <w:rsid w:val="00970FBC"/>
    <w:rsid w:val="0097112E"/>
    <w:rsid w:val="0097439C"/>
    <w:rsid w:val="009753A0"/>
    <w:rsid w:val="0097567D"/>
    <w:rsid w:val="00975863"/>
    <w:rsid w:val="009760AB"/>
    <w:rsid w:val="0097654C"/>
    <w:rsid w:val="00976D08"/>
    <w:rsid w:val="00977090"/>
    <w:rsid w:val="009778C7"/>
    <w:rsid w:val="00980919"/>
    <w:rsid w:val="00980F73"/>
    <w:rsid w:val="009816CC"/>
    <w:rsid w:val="00982154"/>
    <w:rsid w:val="00982A03"/>
    <w:rsid w:val="00982D0F"/>
    <w:rsid w:val="00984345"/>
    <w:rsid w:val="00984689"/>
    <w:rsid w:val="009849DB"/>
    <w:rsid w:val="00984B64"/>
    <w:rsid w:val="0098528C"/>
    <w:rsid w:val="0098560B"/>
    <w:rsid w:val="009866EF"/>
    <w:rsid w:val="009868D7"/>
    <w:rsid w:val="0099121D"/>
    <w:rsid w:val="00992E1D"/>
    <w:rsid w:val="00993108"/>
    <w:rsid w:val="00996445"/>
    <w:rsid w:val="00996BA5"/>
    <w:rsid w:val="0099745A"/>
    <w:rsid w:val="00997B74"/>
    <w:rsid w:val="009A02EC"/>
    <w:rsid w:val="009A0729"/>
    <w:rsid w:val="009A07C0"/>
    <w:rsid w:val="009A2683"/>
    <w:rsid w:val="009A4435"/>
    <w:rsid w:val="009A4C63"/>
    <w:rsid w:val="009A4D9F"/>
    <w:rsid w:val="009A54F8"/>
    <w:rsid w:val="009A5F96"/>
    <w:rsid w:val="009A6184"/>
    <w:rsid w:val="009A6CFF"/>
    <w:rsid w:val="009A6E63"/>
    <w:rsid w:val="009A7C09"/>
    <w:rsid w:val="009A7C45"/>
    <w:rsid w:val="009B0381"/>
    <w:rsid w:val="009B04A9"/>
    <w:rsid w:val="009B1321"/>
    <w:rsid w:val="009B21EA"/>
    <w:rsid w:val="009B232A"/>
    <w:rsid w:val="009B494E"/>
    <w:rsid w:val="009B5112"/>
    <w:rsid w:val="009B5B58"/>
    <w:rsid w:val="009B5DB9"/>
    <w:rsid w:val="009B6A31"/>
    <w:rsid w:val="009B722E"/>
    <w:rsid w:val="009B791D"/>
    <w:rsid w:val="009C0A81"/>
    <w:rsid w:val="009C1413"/>
    <w:rsid w:val="009C1B47"/>
    <w:rsid w:val="009C1F6D"/>
    <w:rsid w:val="009C2806"/>
    <w:rsid w:val="009C30FC"/>
    <w:rsid w:val="009C312D"/>
    <w:rsid w:val="009C31FC"/>
    <w:rsid w:val="009C36C5"/>
    <w:rsid w:val="009C5FA4"/>
    <w:rsid w:val="009C6556"/>
    <w:rsid w:val="009C693E"/>
    <w:rsid w:val="009C7DB6"/>
    <w:rsid w:val="009D006B"/>
    <w:rsid w:val="009D01F1"/>
    <w:rsid w:val="009D0B84"/>
    <w:rsid w:val="009D0C22"/>
    <w:rsid w:val="009D0F8D"/>
    <w:rsid w:val="009D1437"/>
    <w:rsid w:val="009D18CB"/>
    <w:rsid w:val="009D1F9B"/>
    <w:rsid w:val="009D22A3"/>
    <w:rsid w:val="009D2B36"/>
    <w:rsid w:val="009D3375"/>
    <w:rsid w:val="009D3A8D"/>
    <w:rsid w:val="009D4164"/>
    <w:rsid w:val="009D507D"/>
    <w:rsid w:val="009D5CB0"/>
    <w:rsid w:val="009D66EF"/>
    <w:rsid w:val="009E0F1A"/>
    <w:rsid w:val="009E1758"/>
    <w:rsid w:val="009E1A17"/>
    <w:rsid w:val="009E1E84"/>
    <w:rsid w:val="009E2C3C"/>
    <w:rsid w:val="009E35D5"/>
    <w:rsid w:val="009E35FF"/>
    <w:rsid w:val="009E3DE2"/>
    <w:rsid w:val="009E4EE4"/>
    <w:rsid w:val="009E5284"/>
    <w:rsid w:val="009E5677"/>
    <w:rsid w:val="009E5CB5"/>
    <w:rsid w:val="009F0E9F"/>
    <w:rsid w:val="009F1491"/>
    <w:rsid w:val="009F2066"/>
    <w:rsid w:val="009F24D3"/>
    <w:rsid w:val="009F302B"/>
    <w:rsid w:val="009F351F"/>
    <w:rsid w:val="009F43BA"/>
    <w:rsid w:val="009F45F3"/>
    <w:rsid w:val="009F50AA"/>
    <w:rsid w:val="009F5D23"/>
    <w:rsid w:val="009F6CE7"/>
    <w:rsid w:val="009F7382"/>
    <w:rsid w:val="00A01644"/>
    <w:rsid w:val="00A02271"/>
    <w:rsid w:val="00A02489"/>
    <w:rsid w:val="00A02E78"/>
    <w:rsid w:val="00A03350"/>
    <w:rsid w:val="00A0372A"/>
    <w:rsid w:val="00A03DAF"/>
    <w:rsid w:val="00A04DDC"/>
    <w:rsid w:val="00A0560B"/>
    <w:rsid w:val="00A05E5E"/>
    <w:rsid w:val="00A05EF2"/>
    <w:rsid w:val="00A05FB0"/>
    <w:rsid w:val="00A06689"/>
    <w:rsid w:val="00A06B80"/>
    <w:rsid w:val="00A079E5"/>
    <w:rsid w:val="00A10B88"/>
    <w:rsid w:val="00A10C85"/>
    <w:rsid w:val="00A10C95"/>
    <w:rsid w:val="00A10FE0"/>
    <w:rsid w:val="00A11181"/>
    <w:rsid w:val="00A1118A"/>
    <w:rsid w:val="00A11BF4"/>
    <w:rsid w:val="00A11DA9"/>
    <w:rsid w:val="00A128BC"/>
    <w:rsid w:val="00A13983"/>
    <w:rsid w:val="00A1433D"/>
    <w:rsid w:val="00A14EE9"/>
    <w:rsid w:val="00A150BC"/>
    <w:rsid w:val="00A20BC2"/>
    <w:rsid w:val="00A20E47"/>
    <w:rsid w:val="00A210AE"/>
    <w:rsid w:val="00A21134"/>
    <w:rsid w:val="00A21BBE"/>
    <w:rsid w:val="00A22695"/>
    <w:rsid w:val="00A22A9C"/>
    <w:rsid w:val="00A231AB"/>
    <w:rsid w:val="00A24BF2"/>
    <w:rsid w:val="00A24D22"/>
    <w:rsid w:val="00A250AD"/>
    <w:rsid w:val="00A258F0"/>
    <w:rsid w:val="00A26839"/>
    <w:rsid w:val="00A2687E"/>
    <w:rsid w:val="00A27B53"/>
    <w:rsid w:val="00A30419"/>
    <w:rsid w:val="00A305C0"/>
    <w:rsid w:val="00A312ED"/>
    <w:rsid w:val="00A31B5F"/>
    <w:rsid w:val="00A31CC0"/>
    <w:rsid w:val="00A3261B"/>
    <w:rsid w:val="00A349D0"/>
    <w:rsid w:val="00A3544E"/>
    <w:rsid w:val="00A363AC"/>
    <w:rsid w:val="00A36C4C"/>
    <w:rsid w:val="00A37433"/>
    <w:rsid w:val="00A374B2"/>
    <w:rsid w:val="00A3757D"/>
    <w:rsid w:val="00A37873"/>
    <w:rsid w:val="00A37FFB"/>
    <w:rsid w:val="00A40D38"/>
    <w:rsid w:val="00A410BB"/>
    <w:rsid w:val="00A41BCA"/>
    <w:rsid w:val="00A41E9C"/>
    <w:rsid w:val="00A42002"/>
    <w:rsid w:val="00A425D0"/>
    <w:rsid w:val="00A43D80"/>
    <w:rsid w:val="00A44228"/>
    <w:rsid w:val="00A4464D"/>
    <w:rsid w:val="00A44B03"/>
    <w:rsid w:val="00A44C36"/>
    <w:rsid w:val="00A45669"/>
    <w:rsid w:val="00A45958"/>
    <w:rsid w:val="00A4655A"/>
    <w:rsid w:val="00A4671D"/>
    <w:rsid w:val="00A468B8"/>
    <w:rsid w:val="00A47E7A"/>
    <w:rsid w:val="00A51360"/>
    <w:rsid w:val="00A5157F"/>
    <w:rsid w:val="00A52120"/>
    <w:rsid w:val="00A52132"/>
    <w:rsid w:val="00A5259C"/>
    <w:rsid w:val="00A525A3"/>
    <w:rsid w:val="00A52DD6"/>
    <w:rsid w:val="00A54F4F"/>
    <w:rsid w:val="00A55918"/>
    <w:rsid w:val="00A55E4F"/>
    <w:rsid w:val="00A55F0A"/>
    <w:rsid w:val="00A569F2"/>
    <w:rsid w:val="00A579CD"/>
    <w:rsid w:val="00A57F53"/>
    <w:rsid w:val="00A61777"/>
    <w:rsid w:val="00A6280D"/>
    <w:rsid w:val="00A630D3"/>
    <w:rsid w:val="00A637DC"/>
    <w:rsid w:val="00A6471C"/>
    <w:rsid w:val="00A649A9"/>
    <w:rsid w:val="00A65167"/>
    <w:rsid w:val="00A70079"/>
    <w:rsid w:val="00A706C0"/>
    <w:rsid w:val="00A708BA"/>
    <w:rsid w:val="00A70E1E"/>
    <w:rsid w:val="00A72417"/>
    <w:rsid w:val="00A724BF"/>
    <w:rsid w:val="00A74AAC"/>
    <w:rsid w:val="00A758D0"/>
    <w:rsid w:val="00A76137"/>
    <w:rsid w:val="00A77387"/>
    <w:rsid w:val="00A776DA"/>
    <w:rsid w:val="00A7779A"/>
    <w:rsid w:val="00A800E0"/>
    <w:rsid w:val="00A802B7"/>
    <w:rsid w:val="00A805B5"/>
    <w:rsid w:val="00A80CCC"/>
    <w:rsid w:val="00A80ECF"/>
    <w:rsid w:val="00A81C70"/>
    <w:rsid w:val="00A81EBC"/>
    <w:rsid w:val="00A82604"/>
    <w:rsid w:val="00A8324E"/>
    <w:rsid w:val="00A83C56"/>
    <w:rsid w:val="00A846B6"/>
    <w:rsid w:val="00A8486C"/>
    <w:rsid w:val="00A85784"/>
    <w:rsid w:val="00A86A9F"/>
    <w:rsid w:val="00A86C56"/>
    <w:rsid w:val="00A87CB7"/>
    <w:rsid w:val="00A908B7"/>
    <w:rsid w:val="00A908DD"/>
    <w:rsid w:val="00A918FB"/>
    <w:rsid w:val="00A9195A"/>
    <w:rsid w:val="00A91D61"/>
    <w:rsid w:val="00A92410"/>
    <w:rsid w:val="00A94667"/>
    <w:rsid w:val="00A94791"/>
    <w:rsid w:val="00A97CA6"/>
    <w:rsid w:val="00AA0DF5"/>
    <w:rsid w:val="00AA1528"/>
    <w:rsid w:val="00AA1735"/>
    <w:rsid w:val="00AA19CF"/>
    <w:rsid w:val="00AA3256"/>
    <w:rsid w:val="00AA45E6"/>
    <w:rsid w:val="00AA5DC2"/>
    <w:rsid w:val="00AA6D7D"/>
    <w:rsid w:val="00AA783C"/>
    <w:rsid w:val="00AB0237"/>
    <w:rsid w:val="00AB082B"/>
    <w:rsid w:val="00AB185D"/>
    <w:rsid w:val="00AB2367"/>
    <w:rsid w:val="00AB2DD9"/>
    <w:rsid w:val="00AB3483"/>
    <w:rsid w:val="00AB40DD"/>
    <w:rsid w:val="00AB5F49"/>
    <w:rsid w:val="00AB6C2C"/>
    <w:rsid w:val="00AB77EA"/>
    <w:rsid w:val="00AC0179"/>
    <w:rsid w:val="00AC0AB6"/>
    <w:rsid w:val="00AC0B5B"/>
    <w:rsid w:val="00AC0F6A"/>
    <w:rsid w:val="00AC29AE"/>
    <w:rsid w:val="00AC2E88"/>
    <w:rsid w:val="00AC2EFC"/>
    <w:rsid w:val="00AC32A5"/>
    <w:rsid w:val="00AC32EA"/>
    <w:rsid w:val="00AC3301"/>
    <w:rsid w:val="00AC35EC"/>
    <w:rsid w:val="00AC363F"/>
    <w:rsid w:val="00AC3C9B"/>
    <w:rsid w:val="00AC464F"/>
    <w:rsid w:val="00AC488F"/>
    <w:rsid w:val="00AC6544"/>
    <w:rsid w:val="00AC7A77"/>
    <w:rsid w:val="00AD0184"/>
    <w:rsid w:val="00AD13D2"/>
    <w:rsid w:val="00AD1894"/>
    <w:rsid w:val="00AD1A17"/>
    <w:rsid w:val="00AD2097"/>
    <w:rsid w:val="00AD2102"/>
    <w:rsid w:val="00AD2EA4"/>
    <w:rsid w:val="00AD330C"/>
    <w:rsid w:val="00AD33D2"/>
    <w:rsid w:val="00AD3B61"/>
    <w:rsid w:val="00AD4657"/>
    <w:rsid w:val="00AD46BB"/>
    <w:rsid w:val="00AD4B30"/>
    <w:rsid w:val="00AD66A5"/>
    <w:rsid w:val="00AD66F7"/>
    <w:rsid w:val="00AD69B7"/>
    <w:rsid w:val="00AD6F0C"/>
    <w:rsid w:val="00AD7212"/>
    <w:rsid w:val="00AE0501"/>
    <w:rsid w:val="00AE1A6B"/>
    <w:rsid w:val="00AE1B63"/>
    <w:rsid w:val="00AE263A"/>
    <w:rsid w:val="00AE3083"/>
    <w:rsid w:val="00AE3A21"/>
    <w:rsid w:val="00AE4607"/>
    <w:rsid w:val="00AE4A00"/>
    <w:rsid w:val="00AE5E86"/>
    <w:rsid w:val="00AE6D99"/>
    <w:rsid w:val="00AE6E9E"/>
    <w:rsid w:val="00AE6F3F"/>
    <w:rsid w:val="00AE7462"/>
    <w:rsid w:val="00AE75DE"/>
    <w:rsid w:val="00AF0164"/>
    <w:rsid w:val="00AF04FF"/>
    <w:rsid w:val="00AF16DD"/>
    <w:rsid w:val="00AF18A1"/>
    <w:rsid w:val="00AF1A77"/>
    <w:rsid w:val="00AF1AB1"/>
    <w:rsid w:val="00AF30B0"/>
    <w:rsid w:val="00AF346A"/>
    <w:rsid w:val="00AF3D5B"/>
    <w:rsid w:val="00AF453C"/>
    <w:rsid w:val="00AF458A"/>
    <w:rsid w:val="00AF54B7"/>
    <w:rsid w:val="00AF611E"/>
    <w:rsid w:val="00AF69FF"/>
    <w:rsid w:val="00AF6EF0"/>
    <w:rsid w:val="00AF7219"/>
    <w:rsid w:val="00AF74E8"/>
    <w:rsid w:val="00AF7B1C"/>
    <w:rsid w:val="00B00909"/>
    <w:rsid w:val="00B00D1A"/>
    <w:rsid w:val="00B01002"/>
    <w:rsid w:val="00B019B9"/>
    <w:rsid w:val="00B03C28"/>
    <w:rsid w:val="00B03FE0"/>
    <w:rsid w:val="00B04FB2"/>
    <w:rsid w:val="00B05626"/>
    <w:rsid w:val="00B056E4"/>
    <w:rsid w:val="00B05C90"/>
    <w:rsid w:val="00B05FE9"/>
    <w:rsid w:val="00B0604A"/>
    <w:rsid w:val="00B0683E"/>
    <w:rsid w:val="00B079BD"/>
    <w:rsid w:val="00B10134"/>
    <w:rsid w:val="00B1028A"/>
    <w:rsid w:val="00B1060D"/>
    <w:rsid w:val="00B10A1D"/>
    <w:rsid w:val="00B10E96"/>
    <w:rsid w:val="00B1110E"/>
    <w:rsid w:val="00B12423"/>
    <w:rsid w:val="00B1297E"/>
    <w:rsid w:val="00B137D3"/>
    <w:rsid w:val="00B1525D"/>
    <w:rsid w:val="00B16B24"/>
    <w:rsid w:val="00B16B2F"/>
    <w:rsid w:val="00B17924"/>
    <w:rsid w:val="00B20BA2"/>
    <w:rsid w:val="00B21017"/>
    <w:rsid w:val="00B21119"/>
    <w:rsid w:val="00B21449"/>
    <w:rsid w:val="00B21907"/>
    <w:rsid w:val="00B21F87"/>
    <w:rsid w:val="00B2321A"/>
    <w:rsid w:val="00B23B1E"/>
    <w:rsid w:val="00B24435"/>
    <w:rsid w:val="00B24D99"/>
    <w:rsid w:val="00B25934"/>
    <w:rsid w:val="00B25E24"/>
    <w:rsid w:val="00B26742"/>
    <w:rsid w:val="00B267DC"/>
    <w:rsid w:val="00B271BA"/>
    <w:rsid w:val="00B27CCA"/>
    <w:rsid w:val="00B27E3A"/>
    <w:rsid w:val="00B3008E"/>
    <w:rsid w:val="00B30793"/>
    <w:rsid w:val="00B30B2E"/>
    <w:rsid w:val="00B31C71"/>
    <w:rsid w:val="00B31EA3"/>
    <w:rsid w:val="00B322B4"/>
    <w:rsid w:val="00B33142"/>
    <w:rsid w:val="00B336F9"/>
    <w:rsid w:val="00B33E08"/>
    <w:rsid w:val="00B347BD"/>
    <w:rsid w:val="00B3480B"/>
    <w:rsid w:val="00B34A4F"/>
    <w:rsid w:val="00B34B4A"/>
    <w:rsid w:val="00B352EF"/>
    <w:rsid w:val="00B3617B"/>
    <w:rsid w:val="00B36510"/>
    <w:rsid w:val="00B366A2"/>
    <w:rsid w:val="00B3737B"/>
    <w:rsid w:val="00B373ED"/>
    <w:rsid w:val="00B3777A"/>
    <w:rsid w:val="00B378AA"/>
    <w:rsid w:val="00B37DDF"/>
    <w:rsid w:val="00B37F46"/>
    <w:rsid w:val="00B40092"/>
    <w:rsid w:val="00B41916"/>
    <w:rsid w:val="00B41DD9"/>
    <w:rsid w:val="00B41F00"/>
    <w:rsid w:val="00B42756"/>
    <w:rsid w:val="00B42B46"/>
    <w:rsid w:val="00B4381B"/>
    <w:rsid w:val="00B44206"/>
    <w:rsid w:val="00B44395"/>
    <w:rsid w:val="00B45994"/>
    <w:rsid w:val="00B45AB6"/>
    <w:rsid w:val="00B461F0"/>
    <w:rsid w:val="00B51075"/>
    <w:rsid w:val="00B51643"/>
    <w:rsid w:val="00B51D98"/>
    <w:rsid w:val="00B53CAB"/>
    <w:rsid w:val="00B53CC4"/>
    <w:rsid w:val="00B5516F"/>
    <w:rsid w:val="00B55324"/>
    <w:rsid w:val="00B5558B"/>
    <w:rsid w:val="00B555A5"/>
    <w:rsid w:val="00B55ABE"/>
    <w:rsid w:val="00B5633A"/>
    <w:rsid w:val="00B56389"/>
    <w:rsid w:val="00B573B2"/>
    <w:rsid w:val="00B57643"/>
    <w:rsid w:val="00B60047"/>
    <w:rsid w:val="00B601BC"/>
    <w:rsid w:val="00B60857"/>
    <w:rsid w:val="00B60C46"/>
    <w:rsid w:val="00B60DEF"/>
    <w:rsid w:val="00B618DB"/>
    <w:rsid w:val="00B62BFA"/>
    <w:rsid w:val="00B62F2E"/>
    <w:rsid w:val="00B63176"/>
    <w:rsid w:val="00B63ADB"/>
    <w:rsid w:val="00B63B6C"/>
    <w:rsid w:val="00B64ED1"/>
    <w:rsid w:val="00B659F5"/>
    <w:rsid w:val="00B66F46"/>
    <w:rsid w:val="00B6702C"/>
    <w:rsid w:val="00B67061"/>
    <w:rsid w:val="00B67DD1"/>
    <w:rsid w:val="00B70B05"/>
    <w:rsid w:val="00B70CE0"/>
    <w:rsid w:val="00B714EB"/>
    <w:rsid w:val="00B717B4"/>
    <w:rsid w:val="00B72D6F"/>
    <w:rsid w:val="00B730D4"/>
    <w:rsid w:val="00B74C36"/>
    <w:rsid w:val="00B751D6"/>
    <w:rsid w:val="00B75404"/>
    <w:rsid w:val="00B75650"/>
    <w:rsid w:val="00B7598E"/>
    <w:rsid w:val="00B75C5F"/>
    <w:rsid w:val="00B75EB3"/>
    <w:rsid w:val="00B76D97"/>
    <w:rsid w:val="00B76EE4"/>
    <w:rsid w:val="00B7707E"/>
    <w:rsid w:val="00B7753C"/>
    <w:rsid w:val="00B775BE"/>
    <w:rsid w:val="00B77889"/>
    <w:rsid w:val="00B779F3"/>
    <w:rsid w:val="00B77CB3"/>
    <w:rsid w:val="00B810F2"/>
    <w:rsid w:val="00B836A6"/>
    <w:rsid w:val="00B84933"/>
    <w:rsid w:val="00B857A5"/>
    <w:rsid w:val="00B85C81"/>
    <w:rsid w:val="00B862BE"/>
    <w:rsid w:val="00B87205"/>
    <w:rsid w:val="00B874F8"/>
    <w:rsid w:val="00B8756C"/>
    <w:rsid w:val="00B875D4"/>
    <w:rsid w:val="00B90166"/>
    <w:rsid w:val="00B9048E"/>
    <w:rsid w:val="00B90A34"/>
    <w:rsid w:val="00B9113E"/>
    <w:rsid w:val="00B9276A"/>
    <w:rsid w:val="00B92B7E"/>
    <w:rsid w:val="00B93689"/>
    <w:rsid w:val="00B956EC"/>
    <w:rsid w:val="00B97020"/>
    <w:rsid w:val="00B97069"/>
    <w:rsid w:val="00B97241"/>
    <w:rsid w:val="00B97909"/>
    <w:rsid w:val="00BA0043"/>
    <w:rsid w:val="00BA0799"/>
    <w:rsid w:val="00BA082A"/>
    <w:rsid w:val="00BA09BA"/>
    <w:rsid w:val="00BA0EA5"/>
    <w:rsid w:val="00BA18D8"/>
    <w:rsid w:val="00BA1EAD"/>
    <w:rsid w:val="00BA20E9"/>
    <w:rsid w:val="00BA2E08"/>
    <w:rsid w:val="00BA3806"/>
    <w:rsid w:val="00BA3DA0"/>
    <w:rsid w:val="00BA4E20"/>
    <w:rsid w:val="00BA5257"/>
    <w:rsid w:val="00BA651D"/>
    <w:rsid w:val="00BA69FF"/>
    <w:rsid w:val="00BB103E"/>
    <w:rsid w:val="00BB1C0D"/>
    <w:rsid w:val="00BB24D2"/>
    <w:rsid w:val="00BB24FB"/>
    <w:rsid w:val="00BB3945"/>
    <w:rsid w:val="00BB3D07"/>
    <w:rsid w:val="00BB4649"/>
    <w:rsid w:val="00BB4A3C"/>
    <w:rsid w:val="00BB4A8D"/>
    <w:rsid w:val="00BB4B01"/>
    <w:rsid w:val="00BB4E26"/>
    <w:rsid w:val="00BB509A"/>
    <w:rsid w:val="00BB5881"/>
    <w:rsid w:val="00BB78E8"/>
    <w:rsid w:val="00BB7E36"/>
    <w:rsid w:val="00BB7E6F"/>
    <w:rsid w:val="00BB7F43"/>
    <w:rsid w:val="00BC1F55"/>
    <w:rsid w:val="00BC211E"/>
    <w:rsid w:val="00BC2B3B"/>
    <w:rsid w:val="00BC2C97"/>
    <w:rsid w:val="00BC3C3B"/>
    <w:rsid w:val="00BC4266"/>
    <w:rsid w:val="00BC4BBC"/>
    <w:rsid w:val="00BC4D9C"/>
    <w:rsid w:val="00BC6552"/>
    <w:rsid w:val="00BC6BBD"/>
    <w:rsid w:val="00BC75A2"/>
    <w:rsid w:val="00BD02EB"/>
    <w:rsid w:val="00BD090A"/>
    <w:rsid w:val="00BD0C88"/>
    <w:rsid w:val="00BD14C6"/>
    <w:rsid w:val="00BD162D"/>
    <w:rsid w:val="00BD2C48"/>
    <w:rsid w:val="00BD379B"/>
    <w:rsid w:val="00BD3C44"/>
    <w:rsid w:val="00BD4542"/>
    <w:rsid w:val="00BD4ED2"/>
    <w:rsid w:val="00BD4EF9"/>
    <w:rsid w:val="00BD5504"/>
    <w:rsid w:val="00BD567C"/>
    <w:rsid w:val="00BD5CE6"/>
    <w:rsid w:val="00BD6683"/>
    <w:rsid w:val="00BD71C5"/>
    <w:rsid w:val="00BD71EA"/>
    <w:rsid w:val="00BD7431"/>
    <w:rsid w:val="00BD7F66"/>
    <w:rsid w:val="00BE0413"/>
    <w:rsid w:val="00BE08BD"/>
    <w:rsid w:val="00BE0A5A"/>
    <w:rsid w:val="00BE0F7C"/>
    <w:rsid w:val="00BE22DD"/>
    <w:rsid w:val="00BE2D87"/>
    <w:rsid w:val="00BE30DD"/>
    <w:rsid w:val="00BE4234"/>
    <w:rsid w:val="00BE6834"/>
    <w:rsid w:val="00BE6C6C"/>
    <w:rsid w:val="00BE6D1C"/>
    <w:rsid w:val="00BE7547"/>
    <w:rsid w:val="00BF0857"/>
    <w:rsid w:val="00BF0A5F"/>
    <w:rsid w:val="00BF0D63"/>
    <w:rsid w:val="00BF0E1A"/>
    <w:rsid w:val="00BF129F"/>
    <w:rsid w:val="00BF142D"/>
    <w:rsid w:val="00BF1E50"/>
    <w:rsid w:val="00BF251E"/>
    <w:rsid w:val="00BF3925"/>
    <w:rsid w:val="00BF3AED"/>
    <w:rsid w:val="00BF3D8E"/>
    <w:rsid w:val="00BF3D9A"/>
    <w:rsid w:val="00BF3F55"/>
    <w:rsid w:val="00BF419D"/>
    <w:rsid w:val="00BF4F5B"/>
    <w:rsid w:val="00BF5736"/>
    <w:rsid w:val="00BF630F"/>
    <w:rsid w:val="00BF6578"/>
    <w:rsid w:val="00BF6AE8"/>
    <w:rsid w:val="00BF6D49"/>
    <w:rsid w:val="00BF7233"/>
    <w:rsid w:val="00BF7981"/>
    <w:rsid w:val="00BF7D88"/>
    <w:rsid w:val="00BF7E47"/>
    <w:rsid w:val="00BF7F55"/>
    <w:rsid w:val="00C00B98"/>
    <w:rsid w:val="00C00E07"/>
    <w:rsid w:val="00C00FA7"/>
    <w:rsid w:val="00C0112A"/>
    <w:rsid w:val="00C0216B"/>
    <w:rsid w:val="00C0231F"/>
    <w:rsid w:val="00C02753"/>
    <w:rsid w:val="00C02890"/>
    <w:rsid w:val="00C04317"/>
    <w:rsid w:val="00C059D2"/>
    <w:rsid w:val="00C05E3B"/>
    <w:rsid w:val="00C05EEE"/>
    <w:rsid w:val="00C06707"/>
    <w:rsid w:val="00C07557"/>
    <w:rsid w:val="00C10012"/>
    <w:rsid w:val="00C102CB"/>
    <w:rsid w:val="00C10B72"/>
    <w:rsid w:val="00C10E4E"/>
    <w:rsid w:val="00C118AE"/>
    <w:rsid w:val="00C12D6A"/>
    <w:rsid w:val="00C1416D"/>
    <w:rsid w:val="00C1537F"/>
    <w:rsid w:val="00C15AD2"/>
    <w:rsid w:val="00C17199"/>
    <w:rsid w:val="00C1740C"/>
    <w:rsid w:val="00C17D1F"/>
    <w:rsid w:val="00C202CA"/>
    <w:rsid w:val="00C202D5"/>
    <w:rsid w:val="00C20530"/>
    <w:rsid w:val="00C20EC3"/>
    <w:rsid w:val="00C21ADF"/>
    <w:rsid w:val="00C221A6"/>
    <w:rsid w:val="00C222A2"/>
    <w:rsid w:val="00C22E63"/>
    <w:rsid w:val="00C231FC"/>
    <w:rsid w:val="00C23AFF"/>
    <w:rsid w:val="00C2517B"/>
    <w:rsid w:val="00C26FF6"/>
    <w:rsid w:val="00C27E83"/>
    <w:rsid w:val="00C31AE8"/>
    <w:rsid w:val="00C321CB"/>
    <w:rsid w:val="00C331AE"/>
    <w:rsid w:val="00C35586"/>
    <w:rsid w:val="00C35F6B"/>
    <w:rsid w:val="00C36306"/>
    <w:rsid w:val="00C40389"/>
    <w:rsid w:val="00C40A1C"/>
    <w:rsid w:val="00C41A2A"/>
    <w:rsid w:val="00C41D55"/>
    <w:rsid w:val="00C424C3"/>
    <w:rsid w:val="00C4258E"/>
    <w:rsid w:val="00C44A2B"/>
    <w:rsid w:val="00C44B61"/>
    <w:rsid w:val="00C44BDD"/>
    <w:rsid w:val="00C44E3B"/>
    <w:rsid w:val="00C4568B"/>
    <w:rsid w:val="00C472C7"/>
    <w:rsid w:val="00C5021C"/>
    <w:rsid w:val="00C50600"/>
    <w:rsid w:val="00C51364"/>
    <w:rsid w:val="00C51434"/>
    <w:rsid w:val="00C51D18"/>
    <w:rsid w:val="00C5215D"/>
    <w:rsid w:val="00C52919"/>
    <w:rsid w:val="00C52FC5"/>
    <w:rsid w:val="00C532BE"/>
    <w:rsid w:val="00C54154"/>
    <w:rsid w:val="00C545BA"/>
    <w:rsid w:val="00C560D5"/>
    <w:rsid w:val="00C56A14"/>
    <w:rsid w:val="00C61C22"/>
    <w:rsid w:val="00C61D53"/>
    <w:rsid w:val="00C62937"/>
    <w:rsid w:val="00C632A0"/>
    <w:rsid w:val="00C63BF6"/>
    <w:rsid w:val="00C64CE0"/>
    <w:rsid w:val="00C6507C"/>
    <w:rsid w:val="00C66834"/>
    <w:rsid w:val="00C67614"/>
    <w:rsid w:val="00C701E5"/>
    <w:rsid w:val="00C7048A"/>
    <w:rsid w:val="00C704C5"/>
    <w:rsid w:val="00C70AC6"/>
    <w:rsid w:val="00C718B0"/>
    <w:rsid w:val="00C720B1"/>
    <w:rsid w:val="00C7217C"/>
    <w:rsid w:val="00C730F2"/>
    <w:rsid w:val="00C7414D"/>
    <w:rsid w:val="00C74610"/>
    <w:rsid w:val="00C7475F"/>
    <w:rsid w:val="00C74AFC"/>
    <w:rsid w:val="00C74DB9"/>
    <w:rsid w:val="00C7591A"/>
    <w:rsid w:val="00C7647F"/>
    <w:rsid w:val="00C77A27"/>
    <w:rsid w:val="00C804B4"/>
    <w:rsid w:val="00C80566"/>
    <w:rsid w:val="00C80A82"/>
    <w:rsid w:val="00C818F1"/>
    <w:rsid w:val="00C81C14"/>
    <w:rsid w:val="00C82136"/>
    <w:rsid w:val="00C83613"/>
    <w:rsid w:val="00C841A4"/>
    <w:rsid w:val="00C84535"/>
    <w:rsid w:val="00C8511B"/>
    <w:rsid w:val="00C852E8"/>
    <w:rsid w:val="00C85322"/>
    <w:rsid w:val="00C8624A"/>
    <w:rsid w:val="00C865A0"/>
    <w:rsid w:val="00C86A05"/>
    <w:rsid w:val="00C86DCF"/>
    <w:rsid w:val="00C8724A"/>
    <w:rsid w:val="00C87B6E"/>
    <w:rsid w:val="00C87CA0"/>
    <w:rsid w:val="00C90CAC"/>
    <w:rsid w:val="00C9106E"/>
    <w:rsid w:val="00C913A7"/>
    <w:rsid w:val="00C921DB"/>
    <w:rsid w:val="00C92B01"/>
    <w:rsid w:val="00C936BB"/>
    <w:rsid w:val="00C93C04"/>
    <w:rsid w:val="00C93EFF"/>
    <w:rsid w:val="00C942B4"/>
    <w:rsid w:val="00C9477F"/>
    <w:rsid w:val="00C94C28"/>
    <w:rsid w:val="00C95FF7"/>
    <w:rsid w:val="00CA3210"/>
    <w:rsid w:val="00CA3B37"/>
    <w:rsid w:val="00CA6523"/>
    <w:rsid w:val="00CA68EE"/>
    <w:rsid w:val="00CA6B15"/>
    <w:rsid w:val="00CA70F7"/>
    <w:rsid w:val="00CA73DF"/>
    <w:rsid w:val="00CB0164"/>
    <w:rsid w:val="00CB1033"/>
    <w:rsid w:val="00CB1345"/>
    <w:rsid w:val="00CB1D7F"/>
    <w:rsid w:val="00CB1EAC"/>
    <w:rsid w:val="00CB2F31"/>
    <w:rsid w:val="00CB35A0"/>
    <w:rsid w:val="00CB3A52"/>
    <w:rsid w:val="00CB407A"/>
    <w:rsid w:val="00CB4944"/>
    <w:rsid w:val="00CB4BDC"/>
    <w:rsid w:val="00CB5FF8"/>
    <w:rsid w:val="00CB6884"/>
    <w:rsid w:val="00CB68D0"/>
    <w:rsid w:val="00CB7741"/>
    <w:rsid w:val="00CC052D"/>
    <w:rsid w:val="00CC0CD6"/>
    <w:rsid w:val="00CC1132"/>
    <w:rsid w:val="00CC2EA8"/>
    <w:rsid w:val="00CC36DA"/>
    <w:rsid w:val="00CC3F3F"/>
    <w:rsid w:val="00CC3F7F"/>
    <w:rsid w:val="00CC456F"/>
    <w:rsid w:val="00CC4F35"/>
    <w:rsid w:val="00CC598A"/>
    <w:rsid w:val="00CC66FF"/>
    <w:rsid w:val="00CC734E"/>
    <w:rsid w:val="00CC7432"/>
    <w:rsid w:val="00CC7805"/>
    <w:rsid w:val="00CD010A"/>
    <w:rsid w:val="00CD1207"/>
    <w:rsid w:val="00CD1F9E"/>
    <w:rsid w:val="00CD223F"/>
    <w:rsid w:val="00CD28A4"/>
    <w:rsid w:val="00CD30E8"/>
    <w:rsid w:val="00CD427D"/>
    <w:rsid w:val="00CD4945"/>
    <w:rsid w:val="00CD49E5"/>
    <w:rsid w:val="00CD4A96"/>
    <w:rsid w:val="00CD4B33"/>
    <w:rsid w:val="00CD5867"/>
    <w:rsid w:val="00CD5A3A"/>
    <w:rsid w:val="00CD5D29"/>
    <w:rsid w:val="00CD5E96"/>
    <w:rsid w:val="00CD5ED2"/>
    <w:rsid w:val="00CD60FA"/>
    <w:rsid w:val="00CD6A6C"/>
    <w:rsid w:val="00CD6CA7"/>
    <w:rsid w:val="00CD6F58"/>
    <w:rsid w:val="00CD71EB"/>
    <w:rsid w:val="00CD7708"/>
    <w:rsid w:val="00CE01E4"/>
    <w:rsid w:val="00CE07C5"/>
    <w:rsid w:val="00CE13A9"/>
    <w:rsid w:val="00CE15B0"/>
    <w:rsid w:val="00CE191B"/>
    <w:rsid w:val="00CE2097"/>
    <w:rsid w:val="00CE32B3"/>
    <w:rsid w:val="00CE3A53"/>
    <w:rsid w:val="00CE3C3C"/>
    <w:rsid w:val="00CE4335"/>
    <w:rsid w:val="00CE4367"/>
    <w:rsid w:val="00CE489C"/>
    <w:rsid w:val="00CE5BD6"/>
    <w:rsid w:val="00CE5C1A"/>
    <w:rsid w:val="00CE7E9B"/>
    <w:rsid w:val="00CF0F0D"/>
    <w:rsid w:val="00CF16E8"/>
    <w:rsid w:val="00CF3224"/>
    <w:rsid w:val="00CF4CB6"/>
    <w:rsid w:val="00CF5367"/>
    <w:rsid w:val="00CF63CB"/>
    <w:rsid w:val="00CF6F18"/>
    <w:rsid w:val="00CF703D"/>
    <w:rsid w:val="00D00612"/>
    <w:rsid w:val="00D00768"/>
    <w:rsid w:val="00D01342"/>
    <w:rsid w:val="00D0365B"/>
    <w:rsid w:val="00D04958"/>
    <w:rsid w:val="00D058DF"/>
    <w:rsid w:val="00D0595A"/>
    <w:rsid w:val="00D061AB"/>
    <w:rsid w:val="00D06596"/>
    <w:rsid w:val="00D06739"/>
    <w:rsid w:val="00D07200"/>
    <w:rsid w:val="00D112B2"/>
    <w:rsid w:val="00D11BAC"/>
    <w:rsid w:val="00D12D2F"/>
    <w:rsid w:val="00D14765"/>
    <w:rsid w:val="00D1502C"/>
    <w:rsid w:val="00D15171"/>
    <w:rsid w:val="00D153BA"/>
    <w:rsid w:val="00D153E4"/>
    <w:rsid w:val="00D153E5"/>
    <w:rsid w:val="00D1548E"/>
    <w:rsid w:val="00D162B5"/>
    <w:rsid w:val="00D16E9B"/>
    <w:rsid w:val="00D16F83"/>
    <w:rsid w:val="00D174FB"/>
    <w:rsid w:val="00D20819"/>
    <w:rsid w:val="00D20A4E"/>
    <w:rsid w:val="00D21CFD"/>
    <w:rsid w:val="00D22158"/>
    <w:rsid w:val="00D228C9"/>
    <w:rsid w:val="00D22BD6"/>
    <w:rsid w:val="00D243D7"/>
    <w:rsid w:val="00D2496E"/>
    <w:rsid w:val="00D24A30"/>
    <w:rsid w:val="00D25838"/>
    <w:rsid w:val="00D27342"/>
    <w:rsid w:val="00D2745E"/>
    <w:rsid w:val="00D2759B"/>
    <w:rsid w:val="00D30118"/>
    <w:rsid w:val="00D30735"/>
    <w:rsid w:val="00D3311E"/>
    <w:rsid w:val="00D34667"/>
    <w:rsid w:val="00D34C62"/>
    <w:rsid w:val="00D35B9C"/>
    <w:rsid w:val="00D370EA"/>
    <w:rsid w:val="00D404A1"/>
    <w:rsid w:val="00D4051F"/>
    <w:rsid w:val="00D408C2"/>
    <w:rsid w:val="00D42098"/>
    <w:rsid w:val="00D42585"/>
    <w:rsid w:val="00D437F3"/>
    <w:rsid w:val="00D43D73"/>
    <w:rsid w:val="00D43F46"/>
    <w:rsid w:val="00D44A26"/>
    <w:rsid w:val="00D45483"/>
    <w:rsid w:val="00D45682"/>
    <w:rsid w:val="00D456C0"/>
    <w:rsid w:val="00D45833"/>
    <w:rsid w:val="00D46451"/>
    <w:rsid w:val="00D46E81"/>
    <w:rsid w:val="00D475AE"/>
    <w:rsid w:val="00D5019F"/>
    <w:rsid w:val="00D503CE"/>
    <w:rsid w:val="00D50DF3"/>
    <w:rsid w:val="00D5186A"/>
    <w:rsid w:val="00D54B07"/>
    <w:rsid w:val="00D54B15"/>
    <w:rsid w:val="00D5569C"/>
    <w:rsid w:val="00D55885"/>
    <w:rsid w:val="00D5657E"/>
    <w:rsid w:val="00D57341"/>
    <w:rsid w:val="00D57E10"/>
    <w:rsid w:val="00D60B26"/>
    <w:rsid w:val="00D61264"/>
    <w:rsid w:val="00D62F90"/>
    <w:rsid w:val="00D63152"/>
    <w:rsid w:val="00D633EB"/>
    <w:rsid w:val="00D63ED0"/>
    <w:rsid w:val="00D650C7"/>
    <w:rsid w:val="00D653AA"/>
    <w:rsid w:val="00D657C4"/>
    <w:rsid w:val="00D65F4A"/>
    <w:rsid w:val="00D66A5E"/>
    <w:rsid w:val="00D679B5"/>
    <w:rsid w:val="00D67C15"/>
    <w:rsid w:val="00D704C3"/>
    <w:rsid w:val="00D707E7"/>
    <w:rsid w:val="00D71652"/>
    <w:rsid w:val="00D723CE"/>
    <w:rsid w:val="00D723D1"/>
    <w:rsid w:val="00D724C6"/>
    <w:rsid w:val="00D7275A"/>
    <w:rsid w:val="00D73B87"/>
    <w:rsid w:val="00D74370"/>
    <w:rsid w:val="00D74B1A"/>
    <w:rsid w:val="00D74B65"/>
    <w:rsid w:val="00D74D74"/>
    <w:rsid w:val="00D754A0"/>
    <w:rsid w:val="00D758F7"/>
    <w:rsid w:val="00D760A6"/>
    <w:rsid w:val="00D7648B"/>
    <w:rsid w:val="00D76903"/>
    <w:rsid w:val="00D76DFE"/>
    <w:rsid w:val="00D76F58"/>
    <w:rsid w:val="00D77341"/>
    <w:rsid w:val="00D77A40"/>
    <w:rsid w:val="00D80C87"/>
    <w:rsid w:val="00D82E63"/>
    <w:rsid w:val="00D839B0"/>
    <w:rsid w:val="00D84470"/>
    <w:rsid w:val="00D84949"/>
    <w:rsid w:val="00D85E34"/>
    <w:rsid w:val="00D86943"/>
    <w:rsid w:val="00D869B9"/>
    <w:rsid w:val="00D90283"/>
    <w:rsid w:val="00D90C22"/>
    <w:rsid w:val="00D911AA"/>
    <w:rsid w:val="00D919B5"/>
    <w:rsid w:val="00D91FE7"/>
    <w:rsid w:val="00D92262"/>
    <w:rsid w:val="00D92781"/>
    <w:rsid w:val="00D93854"/>
    <w:rsid w:val="00D93C0C"/>
    <w:rsid w:val="00D9434F"/>
    <w:rsid w:val="00D95291"/>
    <w:rsid w:val="00D95893"/>
    <w:rsid w:val="00D95AC1"/>
    <w:rsid w:val="00DA0791"/>
    <w:rsid w:val="00DA0E97"/>
    <w:rsid w:val="00DA1519"/>
    <w:rsid w:val="00DA1807"/>
    <w:rsid w:val="00DA1A15"/>
    <w:rsid w:val="00DA1E99"/>
    <w:rsid w:val="00DA3BBC"/>
    <w:rsid w:val="00DA55CD"/>
    <w:rsid w:val="00DA5772"/>
    <w:rsid w:val="00DA5E2F"/>
    <w:rsid w:val="00DA5E45"/>
    <w:rsid w:val="00DA650D"/>
    <w:rsid w:val="00DA70C1"/>
    <w:rsid w:val="00DA7E15"/>
    <w:rsid w:val="00DB024C"/>
    <w:rsid w:val="00DB0614"/>
    <w:rsid w:val="00DB0B26"/>
    <w:rsid w:val="00DB0F83"/>
    <w:rsid w:val="00DB284A"/>
    <w:rsid w:val="00DB2FE9"/>
    <w:rsid w:val="00DB3FE8"/>
    <w:rsid w:val="00DB4D8D"/>
    <w:rsid w:val="00DB60BB"/>
    <w:rsid w:val="00DB63D2"/>
    <w:rsid w:val="00DB64F0"/>
    <w:rsid w:val="00DB67DE"/>
    <w:rsid w:val="00DB69BD"/>
    <w:rsid w:val="00DB6B49"/>
    <w:rsid w:val="00DB7119"/>
    <w:rsid w:val="00DB7C7B"/>
    <w:rsid w:val="00DC0C08"/>
    <w:rsid w:val="00DC133B"/>
    <w:rsid w:val="00DC2099"/>
    <w:rsid w:val="00DC3C0B"/>
    <w:rsid w:val="00DC487E"/>
    <w:rsid w:val="00DC4907"/>
    <w:rsid w:val="00DC4CC3"/>
    <w:rsid w:val="00DC4CC6"/>
    <w:rsid w:val="00DC5358"/>
    <w:rsid w:val="00DC593B"/>
    <w:rsid w:val="00DC6385"/>
    <w:rsid w:val="00DC65A2"/>
    <w:rsid w:val="00DC7C4C"/>
    <w:rsid w:val="00DD1266"/>
    <w:rsid w:val="00DD2369"/>
    <w:rsid w:val="00DD3315"/>
    <w:rsid w:val="00DD3775"/>
    <w:rsid w:val="00DD4BB3"/>
    <w:rsid w:val="00DD508A"/>
    <w:rsid w:val="00DD53BB"/>
    <w:rsid w:val="00DD6379"/>
    <w:rsid w:val="00DD6433"/>
    <w:rsid w:val="00DD6987"/>
    <w:rsid w:val="00DD7533"/>
    <w:rsid w:val="00DD76D7"/>
    <w:rsid w:val="00DD7D7A"/>
    <w:rsid w:val="00DE03DB"/>
    <w:rsid w:val="00DE0C69"/>
    <w:rsid w:val="00DE0D3F"/>
    <w:rsid w:val="00DE0EB5"/>
    <w:rsid w:val="00DE26C7"/>
    <w:rsid w:val="00DE2AE2"/>
    <w:rsid w:val="00DE311F"/>
    <w:rsid w:val="00DE3F18"/>
    <w:rsid w:val="00DE41DF"/>
    <w:rsid w:val="00DE45E3"/>
    <w:rsid w:val="00DE5847"/>
    <w:rsid w:val="00DE61FD"/>
    <w:rsid w:val="00DE6ABC"/>
    <w:rsid w:val="00DE6B8D"/>
    <w:rsid w:val="00DE6EAA"/>
    <w:rsid w:val="00DE7DF2"/>
    <w:rsid w:val="00DF203B"/>
    <w:rsid w:val="00DF28A7"/>
    <w:rsid w:val="00DF2A88"/>
    <w:rsid w:val="00DF374F"/>
    <w:rsid w:val="00DF4329"/>
    <w:rsid w:val="00DF490A"/>
    <w:rsid w:val="00DF49D9"/>
    <w:rsid w:val="00DF546F"/>
    <w:rsid w:val="00E002DB"/>
    <w:rsid w:val="00E007A2"/>
    <w:rsid w:val="00E01015"/>
    <w:rsid w:val="00E022C5"/>
    <w:rsid w:val="00E04205"/>
    <w:rsid w:val="00E060C2"/>
    <w:rsid w:val="00E06AA0"/>
    <w:rsid w:val="00E0723B"/>
    <w:rsid w:val="00E072CD"/>
    <w:rsid w:val="00E11387"/>
    <w:rsid w:val="00E11758"/>
    <w:rsid w:val="00E11AFC"/>
    <w:rsid w:val="00E12BD6"/>
    <w:rsid w:val="00E12EFB"/>
    <w:rsid w:val="00E1304F"/>
    <w:rsid w:val="00E1331C"/>
    <w:rsid w:val="00E154F1"/>
    <w:rsid w:val="00E1570A"/>
    <w:rsid w:val="00E15732"/>
    <w:rsid w:val="00E15919"/>
    <w:rsid w:val="00E17662"/>
    <w:rsid w:val="00E17C58"/>
    <w:rsid w:val="00E17C85"/>
    <w:rsid w:val="00E218B6"/>
    <w:rsid w:val="00E22DA7"/>
    <w:rsid w:val="00E22E60"/>
    <w:rsid w:val="00E237B9"/>
    <w:rsid w:val="00E24A63"/>
    <w:rsid w:val="00E2577A"/>
    <w:rsid w:val="00E26785"/>
    <w:rsid w:val="00E3088C"/>
    <w:rsid w:val="00E31398"/>
    <w:rsid w:val="00E3140A"/>
    <w:rsid w:val="00E31B54"/>
    <w:rsid w:val="00E31BAD"/>
    <w:rsid w:val="00E32B99"/>
    <w:rsid w:val="00E32CEC"/>
    <w:rsid w:val="00E33E15"/>
    <w:rsid w:val="00E3413F"/>
    <w:rsid w:val="00E34487"/>
    <w:rsid w:val="00E34667"/>
    <w:rsid w:val="00E350EF"/>
    <w:rsid w:val="00E35B26"/>
    <w:rsid w:val="00E36330"/>
    <w:rsid w:val="00E3691D"/>
    <w:rsid w:val="00E403E8"/>
    <w:rsid w:val="00E427FA"/>
    <w:rsid w:val="00E43DA7"/>
    <w:rsid w:val="00E44455"/>
    <w:rsid w:val="00E446FA"/>
    <w:rsid w:val="00E44F8F"/>
    <w:rsid w:val="00E4571E"/>
    <w:rsid w:val="00E468B1"/>
    <w:rsid w:val="00E46AD8"/>
    <w:rsid w:val="00E47D6B"/>
    <w:rsid w:val="00E51610"/>
    <w:rsid w:val="00E51B2A"/>
    <w:rsid w:val="00E51F89"/>
    <w:rsid w:val="00E52C58"/>
    <w:rsid w:val="00E53D72"/>
    <w:rsid w:val="00E5417D"/>
    <w:rsid w:val="00E5432C"/>
    <w:rsid w:val="00E544B5"/>
    <w:rsid w:val="00E544BF"/>
    <w:rsid w:val="00E549F3"/>
    <w:rsid w:val="00E550AA"/>
    <w:rsid w:val="00E55A78"/>
    <w:rsid w:val="00E561F7"/>
    <w:rsid w:val="00E56EE0"/>
    <w:rsid w:val="00E56F55"/>
    <w:rsid w:val="00E5705B"/>
    <w:rsid w:val="00E57658"/>
    <w:rsid w:val="00E57C15"/>
    <w:rsid w:val="00E57EC4"/>
    <w:rsid w:val="00E6180D"/>
    <w:rsid w:val="00E61C3B"/>
    <w:rsid w:val="00E621B5"/>
    <w:rsid w:val="00E62B32"/>
    <w:rsid w:val="00E630CA"/>
    <w:rsid w:val="00E639DE"/>
    <w:rsid w:val="00E655CD"/>
    <w:rsid w:val="00E66B4E"/>
    <w:rsid w:val="00E67F10"/>
    <w:rsid w:val="00E701F1"/>
    <w:rsid w:val="00E7031A"/>
    <w:rsid w:val="00E70DAD"/>
    <w:rsid w:val="00E71F10"/>
    <w:rsid w:val="00E71F5D"/>
    <w:rsid w:val="00E723AE"/>
    <w:rsid w:val="00E72CAD"/>
    <w:rsid w:val="00E72E5F"/>
    <w:rsid w:val="00E7305B"/>
    <w:rsid w:val="00E73400"/>
    <w:rsid w:val="00E73A2E"/>
    <w:rsid w:val="00E73D42"/>
    <w:rsid w:val="00E740A2"/>
    <w:rsid w:val="00E7550E"/>
    <w:rsid w:val="00E75545"/>
    <w:rsid w:val="00E758BF"/>
    <w:rsid w:val="00E75DF1"/>
    <w:rsid w:val="00E762F5"/>
    <w:rsid w:val="00E76C97"/>
    <w:rsid w:val="00E81385"/>
    <w:rsid w:val="00E835C1"/>
    <w:rsid w:val="00E83639"/>
    <w:rsid w:val="00E83AE9"/>
    <w:rsid w:val="00E85040"/>
    <w:rsid w:val="00E85506"/>
    <w:rsid w:val="00E85978"/>
    <w:rsid w:val="00E85D52"/>
    <w:rsid w:val="00E86152"/>
    <w:rsid w:val="00E86377"/>
    <w:rsid w:val="00E874D3"/>
    <w:rsid w:val="00E87E70"/>
    <w:rsid w:val="00E909B6"/>
    <w:rsid w:val="00E911C6"/>
    <w:rsid w:val="00E91F66"/>
    <w:rsid w:val="00E92179"/>
    <w:rsid w:val="00E93550"/>
    <w:rsid w:val="00E94F34"/>
    <w:rsid w:val="00E972F3"/>
    <w:rsid w:val="00E97789"/>
    <w:rsid w:val="00E97B8D"/>
    <w:rsid w:val="00EA00E9"/>
    <w:rsid w:val="00EA0E9D"/>
    <w:rsid w:val="00EA10E5"/>
    <w:rsid w:val="00EA183D"/>
    <w:rsid w:val="00EA1857"/>
    <w:rsid w:val="00EA41C8"/>
    <w:rsid w:val="00EA5CE5"/>
    <w:rsid w:val="00EA602F"/>
    <w:rsid w:val="00EA65E2"/>
    <w:rsid w:val="00EA7097"/>
    <w:rsid w:val="00EA738E"/>
    <w:rsid w:val="00EA75FA"/>
    <w:rsid w:val="00EB05F8"/>
    <w:rsid w:val="00EB0A96"/>
    <w:rsid w:val="00EB190C"/>
    <w:rsid w:val="00EB1BFF"/>
    <w:rsid w:val="00EB32F1"/>
    <w:rsid w:val="00EB3E69"/>
    <w:rsid w:val="00EB4BA1"/>
    <w:rsid w:val="00EB50E0"/>
    <w:rsid w:val="00EB6AFF"/>
    <w:rsid w:val="00EB6D5D"/>
    <w:rsid w:val="00EB6EBE"/>
    <w:rsid w:val="00EB6F0C"/>
    <w:rsid w:val="00EC01DA"/>
    <w:rsid w:val="00EC0762"/>
    <w:rsid w:val="00EC09DA"/>
    <w:rsid w:val="00EC148F"/>
    <w:rsid w:val="00EC2619"/>
    <w:rsid w:val="00EC2AC6"/>
    <w:rsid w:val="00EC4193"/>
    <w:rsid w:val="00EC41F2"/>
    <w:rsid w:val="00EC6215"/>
    <w:rsid w:val="00ED1E83"/>
    <w:rsid w:val="00ED2B09"/>
    <w:rsid w:val="00ED3404"/>
    <w:rsid w:val="00ED355A"/>
    <w:rsid w:val="00ED3CD4"/>
    <w:rsid w:val="00ED44E3"/>
    <w:rsid w:val="00ED4DB7"/>
    <w:rsid w:val="00ED5B5A"/>
    <w:rsid w:val="00ED63F9"/>
    <w:rsid w:val="00ED64FB"/>
    <w:rsid w:val="00ED6B95"/>
    <w:rsid w:val="00ED75AB"/>
    <w:rsid w:val="00ED798C"/>
    <w:rsid w:val="00ED7BA4"/>
    <w:rsid w:val="00ED7CA6"/>
    <w:rsid w:val="00EE050F"/>
    <w:rsid w:val="00EE0641"/>
    <w:rsid w:val="00EE184B"/>
    <w:rsid w:val="00EE1F3D"/>
    <w:rsid w:val="00EE2527"/>
    <w:rsid w:val="00EE2808"/>
    <w:rsid w:val="00EE364B"/>
    <w:rsid w:val="00EE3823"/>
    <w:rsid w:val="00EE3BDE"/>
    <w:rsid w:val="00EE5B13"/>
    <w:rsid w:val="00EE5D32"/>
    <w:rsid w:val="00EE663B"/>
    <w:rsid w:val="00EE6CD4"/>
    <w:rsid w:val="00EF020F"/>
    <w:rsid w:val="00EF0246"/>
    <w:rsid w:val="00EF0C55"/>
    <w:rsid w:val="00EF183C"/>
    <w:rsid w:val="00EF1B32"/>
    <w:rsid w:val="00EF1F49"/>
    <w:rsid w:val="00EF217A"/>
    <w:rsid w:val="00EF22D9"/>
    <w:rsid w:val="00EF387B"/>
    <w:rsid w:val="00EF3FFE"/>
    <w:rsid w:val="00EF6080"/>
    <w:rsid w:val="00EF6B4C"/>
    <w:rsid w:val="00EF6CF2"/>
    <w:rsid w:val="00EF75F0"/>
    <w:rsid w:val="00F004AE"/>
    <w:rsid w:val="00F01C07"/>
    <w:rsid w:val="00F01DB6"/>
    <w:rsid w:val="00F01EB5"/>
    <w:rsid w:val="00F04F8F"/>
    <w:rsid w:val="00F054E1"/>
    <w:rsid w:val="00F0745C"/>
    <w:rsid w:val="00F077B6"/>
    <w:rsid w:val="00F07AA1"/>
    <w:rsid w:val="00F109CC"/>
    <w:rsid w:val="00F12865"/>
    <w:rsid w:val="00F12C7A"/>
    <w:rsid w:val="00F1320E"/>
    <w:rsid w:val="00F1350E"/>
    <w:rsid w:val="00F13A91"/>
    <w:rsid w:val="00F1477D"/>
    <w:rsid w:val="00F14C13"/>
    <w:rsid w:val="00F16C94"/>
    <w:rsid w:val="00F173FE"/>
    <w:rsid w:val="00F177FB"/>
    <w:rsid w:val="00F20009"/>
    <w:rsid w:val="00F2044F"/>
    <w:rsid w:val="00F20888"/>
    <w:rsid w:val="00F220E0"/>
    <w:rsid w:val="00F2253B"/>
    <w:rsid w:val="00F226F0"/>
    <w:rsid w:val="00F242E0"/>
    <w:rsid w:val="00F262AF"/>
    <w:rsid w:val="00F26E83"/>
    <w:rsid w:val="00F30485"/>
    <w:rsid w:val="00F30764"/>
    <w:rsid w:val="00F31185"/>
    <w:rsid w:val="00F316A8"/>
    <w:rsid w:val="00F31A0E"/>
    <w:rsid w:val="00F32264"/>
    <w:rsid w:val="00F32AF3"/>
    <w:rsid w:val="00F32C36"/>
    <w:rsid w:val="00F32E17"/>
    <w:rsid w:val="00F32FC9"/>
    <w:rsid w:val="00F33324"/>
    <w:rsid w:val="00F3392C"/>
    <w:rsid w:val="00F344E5"/>
    <w:rsid w:val="00F34DBE"/>
    <w:rsid w:val="00F35B2D"/>
    <w:rsid w:val="00F36255"/>
    <w:rsid w:val="00F36B76"/>
    <w:rsid w:val="00F37B3C"/>
    <w:rsid w:val="00F37D2E"/>
    <w:rsid w:val="00F37E2D"/>
    <w:rsid w:val="00F40036"/>
    <w:rsid w:val="00F407BF"/>
    <w:rsid w:val="00F40E0D"/>
    <w:rsid w:val="00F41006"/>
    <w:rsid w:val="00F411F8"/>
    <w:rsid w:val="00F41C7F"/>
    <w:rsid w:val="00F43370"/>
    <w:rsid w:val="00F433AC"/>
    <w:rsid w:val="00F43519"/>
    <w:rsid w:val="00F43BE1"/>
    <w:rsid w:val="00F457DE"/>
    <w:rsid w:val="00F457FF"/>
    <w:rsid w:val="00F462B2"/>
    <w:rsid w:val="00F469D6"/>
    <w:rsid w:val="00F46B8E"/>
    <w:rsid w:val="00F47B2E"/>
    <w:rsid w:val="00F50695"/>
    <w:rsid w:val="00F50782"/>
    <w:rsid w:val="00F5099F"/>
    <w:rsid w:val="00F51158"/>
    <w:rsid w:val="00F51BDE"/>
    <w:rsid w:val="00F526FB"/>
    <w:rsid w:val="00F52A61"/>
    <w:rsid w:val="00F53D23"/>
    <w:rsid w:val="00F546AD"/>
    <w:rsid w:val="00F54857"/>
    <w:rsid w:val="00F555DC"/>
    <w:rsid w:val="00F55FB9"/>
    <w:rsid w:val="00F56B33"/>
    <w:rsid w:val="00F57CC0"/>
    <w:rsid w:val="00F60775"/>
    <w:rsid w:val="00F60809"/>
    <w:rsid w:val="00F60FB8"/>
    <w:rsid w:val="00F6274F"/>
    <w:rsid w:val="00F630C6"/>
    <w:rsid w:val="00F63808"/>
    <w:rsid w:val="00F63C7E"/>
    <w:rsid w:val="00F63E37"/>
    <w:rsid w:val="00F6422A"/>
    <w:rsid w:val="00F6447A"/>
    <w:rsid w:val="00F64684"/>
    <w:rsid w:val="00F663B5"/>
    <w:rsid w:val="00F66420"/>
    <w:rsid w:val="00F6644C"/>
    <w:rsid w:val="00F6658F"/>
    <w:rsid w:val="00F665F9"/>
    <w:rsid w:val="00F6663D"/>
    <w:rsid w:val="00F668CC"/>
    <w:rsid w:val="00F70927"/>
    <w:rsid w:val="00F71DA3"/>
    <w:rsid w:val="00F71DC0"/>
    <w:rsid w:val="00F73659"/>
    <w:rsid w:val="00F7393F"/>
    <w:rsid w:val="00F73B23"/>
    <w:rsid w:val="00F74054"/>
    <w:rsid w:val="00F74154"/>
    <w:rsid w:val="00F756F9"/>
    <w:rsid w:val="00F75D57"/>
    <w:rsid w:val="00F76A3B"/>
    <w:rsid w:val="00F76EFE"/>
    <w:rsid w:val="00F77F72"/>
    <w:rsid w:val="00F80C13"/>
    <w:rsid w:val="00F8184F"/>
    <w:rsid w:val="00F8196D"/>
    <w:rsid w:val="00F8237B"/>
    <w:rsid w:val="00F83D9A"/>
    <w:rsid w:val="00F84A56"/>
    <w:rsid w:val="00F84AF6"/>
    <w:rsid w:val="00F84EAD"/>
    <w:rsid w:val="00F8573B"/>
    <w:rsid w:val="00F8579E"/>
    <w:rsid w:val="00F85CC0"/>
    <w:rsid w:val="00F86BC2"/>
    <w:rsid w:val="00F879BB"/>
    <w:rsid w:val="00F87DB9"/>
    <w:rsid w:val="00F87EDE"/>
    <w:rsid w:val="00F90ABB"/>
    <w:rsid w:val="00F91E8B"/>
    <w:rsid w:val="00F91E99"/>
    <w:rsid w:val="00F926D4"/>
    <w:rsid w:val="00F92A55"/>
    <w:rsid w:val="00F93412"/>
    <w:rsid w:val="00F937E6"/>
    <w:rsid w:val="00F93DF5"/>
    <w:rsid w:val="00F945F4"/>
    <w:rsid w:val="00F94A79"/>
    <w:rsid w:val="00F94E89"/>
    <w:rsid w:val="00F9588B"/>
    <w:rsid w:val="00F96066"/>
    <w:rsid w:val="00F96D35"/>
    <w:rsid w:val="00F9715D"/>
    <w:rsid w:val="00F9734D"/>
    <w:rsid w:val="00F97889"/>
    <w:rsid w:val="00FA14B4"/>
    <w:rsid w:val="00FA1751"/>
    <w:rsid w:val="00FA26B1"/>
    <w:rsid w:val="00FA27D6"/>
    <w:rsid w:val="00FA638E"/>
    <w:rsid w:val="00FA683B"/>
    <w:rsid w:val="00FA79FF"/>
    <w:rsid w:val="00FB12FB"/>
    <w:rsid w:val="00FB17B4"/>
    <w:rsid w:val="00FB1AD2"/>
    <w:rsid w:val="00FB1F17"/>
    <w:rsid w:val="00FB2B00"/>
    <w:rsid w:val="00FB2BEA"/>
    <w:rsid w:val="00FB4418"/>
    <w:rsid w:val="00FB5A0A"/>
    <w:rsid w:val="00FB609E"/>
    <w:rsid w:val="00FB6296"/>
    <w:rsid w:val="00FC004F"/>
    <w:rsid w:val="00FC0055"/>
    <w:rsid w:val="00FC04FD"/>
    <w:rsid w:val="00FC0CD2"/>
    <w:rsid w:val="00FC1D7F"/>
    <w:rsid w:val="00FC1E52"/>
    <w:rsid w:val="00FC2758"/>
    <w:rsid w:val="00FC276A"/>
    <w:rsid w:val="00FC2CFB"/>
    <w:rsid w:val="00FC31CA"/>
    <w:rsid w:val="00FC376A"/>
    <w:rsid w:val="00FC52D0"/>
    <w:rsid w:val="00FC69F1"/>
    <w:rsid w:val="00FD0AC7"/>
    <w:rsid w:val="00FD0BDC"/>
    <w:rsid w:val="00FD0C14"/>
    <w:rsid w:val="00FD2798"/>
    <w:rsid w:val="00FD3884"/>
    <w:rsid w:val="00FD4F2C"/>
    <w:rsid w:val="00FD615B"/>
    <w:rsid w:val="00FD63E5"/>
    <w:rsid w:val="00FD713F"/>
    <w:rsid w:val="00FE0BE6"/>
    <w:rsid w:val="00FE0CAA"/>
    <w:rsid w:val="00FE197B"/>
    <w:rsid w:val="00FE2BAF"/>
    <w:rsid w:val="00FE2F56"/>
    <w:rsid w:val="00FE3684"/>
    <w:rsid w:val="00FE399B"/>
    <w:rsid w:val="00FE3C19"/>
    <w:rsid w:val="00FE408B"/>
    <w:rsid w:val="00FE43F4"/>
    <w:rsid w:val="00FE4A00"/>
    <w:rsid w:val="00FE4BD7"/>
    <w:rsid w:val="00FE5C6D"/>
    <w:rsid w:val="00FF0086"/>
    <w:rsid w:val="00FF0115"/>
    <w:rsid w:val="00FF0736"/>
    <w:rsid w:val="00FF0E9C"/>
    <w:rsid w:val="00FF132C"/>
    <w:rsid w:val="00FF18A1"/>
    <w:rsid w:val="00FF1B91"/>
    <w:rsid w:val="00FF1FDA"/>
    <w:rsid w:val="00FF22EF"/>
    <w:rsid w:val="00FF371A"/>
    <w:rsid w:val="00FF3FD2"/>
    <w:rsid w:val="00FF4592"/>
    <w:rsid w:val="00FF6053"/>
    <w:rsid w:val="00FF6426"/>
    <w:rsid w:val="00FF6D85"/>
    <w:rsid w:val="00FF7057"/>
    <w:rsid w:val="00FF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37380EA"/>
  <w15:docId w15:val="{8400F5EB-079F-4257-AAEB-F1970EC58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E22DD"/>
    <w:pPr>
      <w:spacing w:after="80" w:line="240" w:lineRule="auto"/>
      <w:jc w:val="both"/>
    </w:pPr>
  </w:style>
  <w:style w:type="paragraph" w:styleId="Cmsor1">
    <w:name w:val="heading 1"/>
    <w:basedOn w:val="Norml"/>
    <w:next w:val="Norml"/>
    <w:link w:val="Cmsor1Char"/>
    <w:qFormat/>
    <w:rsid w:val="007037A7"/>
    <w:pPr>
      <w:keepNext/>
      <w:keepLines/>
      <w:numPr>
        <w:numId w:val="2"/>
      </w:numPr>
      <w:shd w:val="clear" w:color="auto" w:fill="D9D9D9" w:themeFill="background1" w:themeFillShade="D9"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nhideWhenUsed/>
    <w:qFormat/>
    <w:rsid w:val="00723C01"/>
    <w:pPr>
      <w:keepNext/>
      <w:keepLines/>
      <w:numPr>
        <w:ilvl w:val="1"/>
        <w:numId w:val="2"/>
      </w:numPr>
      <w:spacing w:before="40" w:after="0" w:line="259" w:lineRule="auto"/>
      <w:jc w:val="left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nhideWhenUsed/>
    <w:qFormat/>
    <w:rsid w:val="00DC2099"/>
    <w:pPr>
      <w:keepNext/>
      <w:keepLines/>
      <w:numPr>
        <w:ilvl w:val="2"/>
        <w:numId w:val="2"/>
      </w:numPr>
      <w:spacing w:before="360" w:after="120" w:line="259" w:lineRule="auto"/>
      <w:jc w:val="left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Cmsor4">
    <w:name w:val="heading 4"/>
    <w:aliases w:val="Char"/>
    <w:basedOn w:val="Norml"/>
    <w:next w:val="Norml"/>
    <w:link w:val="Cmsor4Char"/>
    <w:unhideWhenUsed/>
    <w:qFormat/>
    <w:rsid w:val="00723C01"/>
    <w:pPr>
      <w:keepNext/>
      <w:keepLines/>
      <w:numPr>
        <w:ilvl w:val="3"/>
        <w:numId w:val="2"/>
      </w:numPr>
      <w:spacing w:before="40" w:after="0" w:line="259" w:lineRule="auto"/>
      <w:jc w:val="left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nhideWhenUsed/>
    <w:qFormat/>
    <w:rsid w:val="00A079E5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6">
    <w:name w:val="heading 6"/>
    <w:basedOn w:val="Norml"/>
    <w:next w:val="Norml"/>
    <w:link w:val="Cmsor6Char"/>
    <w:unhideWhenUsed/>
    <w:qFormat/>
    <w:rsid w:val="00A079E5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nhideWhenUsed/>
    <w:qFormat/>
    <w:rsid w:val="00A079E5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nhideWhenUsed/>
    <w:qFormat/>
    <w:rsid w:val="00A079E5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Cmsor9">
    <w:name w:val="heading 9"/>
    <w:basedOn w:val="Norml"/>
    <w:next w:val="Norml"/>
    <w:link w:val="Cmsor9Char"/>
    <w:unhideWhenUsed/>
    <w:qFormat/>
    <w:rsid w:val="00A079E5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aliases w:val="Számozott lista 1,List Paragraph1,Welt L,lista_2,Bullet Number,lp1,Színes lista – 1. jelölőszín1,Stílus Címsor3.cím+Arial"/>
    <w:basedOn w:val="Norml"/>
    <w:link w:val="ListaszerbekezdsChar"/>
    <w:uiPriority w:val="34"/>
    <w:qFormat/>
    <w:rsid w:val="00B01002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692745"/>
    <w:pPr>
      <w:spacing w:after="0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92745"/>
    <w:rPr>
      <w:rFonts w:ascii="Tahoma" w:hAnsi="Tahoma" w:cs="Tahoma"/>
      <w:sz w:val="16"/>
      <w:szCs w:val="16"/>
    </w:rPr>
  </w:style>
  <w:style w:type="paragraph" w:customStyle="1" w:styleId="Tabletext">
    <w:name w:val="Tabletext"/>
    <w:basedOn w:val="Norml"/>
    <w:rsid w:val="00063A64"/>
    <w:pPr>
      <w:keepLines/>
      <w:widowControl w:val="0"/>
      <w:autoSpaceDE w:val="0"/>
      <w:autoSpaceDN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lfej">
    <w:name w:val="header"/>
    <w:basedOn w:val="Norml"/>
    <w:link w:val="lfejChar"/>
    <w:unhideWhenUsed/>
    <w:rsid w:val="00063A64"/>
    <w:pPr>
      <w:tabs>
        <w:tab w:val="center" w:pos="4536"/>
        <w:tab w:val="right" w:pos="9072"/>
      </w:tabs>
      <w:spacing w:after="0"/>
    </w:pPr>
  </w:style>
  <w:style w:type="character" w:customStyle="1" w:styleId="lfejChar">
    <w:name w:val="Élőfej Char"/>
    <w:basedOn w:val="Bekezdsalapbettpusa"/>
    <w:link w:val="lfej"/>
    <w:uiPriority w:val="99"/>
    <w:rsid w:val="00063A64"/>
  </w:style>
  <w:style w:type="paragraph" w:styleId="llb">
    <w:name w:val="footer"/>
    <w:basedOn w:val="Norml"/>
    <w:link w:val="llbChar"/>
    <w:unhideWhenUsed/>
    <w:rsid w:val="00063A64"/>
    <w:pPr>
      <w:tabs>
        <w:tab w:val="center" w:pos="4536"/>
        <w:tab w:val="right" w:pos="9072"/>
      </w:tabs>
      <w:spacing w:after="0"/>
    </w:pPr>
  </w:style>
  <w:style w:type="character" w:customStyle="1" w:styleId="llbChar">
    <w:name w:val="Élőláb Char"/>
    <w:basedOn w:val="Bekezdsalapbettpusa"/>
    <w:link w:val="llb"/>
    <w:uiPriority w:val="99"/>
    <w:rsid w:val="00063A64"/>
  </w:style>
  <w:style w:type="character" w:styleId="Oldalszm">
    <w:name w:val="page number"/>
    <w:rsid w:val="00063A64"/>
  </w:style>
  <w:style w:type="character" w:customStyle="1" w:styleId="Cmsor1Char">
    <w:name w:val="Címsor 1 Char"/>
    <w:basedOn w:val="Bekezdsalapbettpusa"/>
    <w:link w:val="Cmsor1"/>
    <w:rsid w:val="007037A7"/>
    <w:rPr>
      <w:rFonts w:asciiTheme="majorHAnsi" w:eastAsiaTheme="majorEastAsia" w:hAnsiTheme="majorHAnsi" w:cstheme="majorBidi"/>
      <w:color w:val="365F91" w:themeColor="accent1" w:themeShade="BF"/>
      <w:sz w:val="32"/>
      <w:szCs w:val="32"/>
      <w:shd w:val="clear" w:color="auto" w:fill="D9D9D9" w:themeFill="background1" w:themeFillShade="D9"/>
    </w:rPr>
  </w:style>
  <w:style w:type="character" w:customStyle="1" w:styleId="Cmsor2Char">
    <w:name w:val="Címsor 2 Char"/>
    <w:basedOn w:val="Bekezdsalapbettpusa"/>
    <w:link w:val="Cmsor2"/>
    <w:rsid w:val="00723C0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artalomjegyzkcmsora">
    <w:name w:val="TOC Heading"/>
    <w:basedOn w:val="Cmsor1"/>
    <w:next w:val="Norml"/>
    <w:unhideWhenUsed/>
    <w:qFormat/>
    <w:rsid w:val="000F28BC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00FA7"/>
    <w:pPr>
      <w:tabs>
        <w:tab w:val="left" w:pos="440"/>
        <w:tab w:val="right" w:leader="dot" w:pos="9062"/>
      </w:tabs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0F28BC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0F28BC"/>
    <w:rPr>
      <w:color w:val="0000FF" w:themeColor="hyperlink"/>
      <w:u w:val="single"/>
    </w:rPr>
  </w:style>
  <w:style w:type="paragraph" w:styleId="Vltozat">
    <w:name w:val="Revision"/>
    <w:hidden/>
    <w:uiPriority w:val="99"/>
    <w:semiHidden/>
    <w:rsid w:val="00FE2BAF"/>
    <w:pPr>
      <w:spacing w:after="0" w:line="240" w:lineRule="auto"/>
    </w:pPr>
  </w:style>
  <w:style w:type="table" w:styleId="Rcsostblzat">
    <w:name w:val="Table Grid"/>
    <w:basedOn w:val="Normltblzat"/>
    <w:uiPriority w:val="59"/>
    <w:rsid w:val="008815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Jegyzethivatkozs">
    <w:name w:val="annotation reference"/>
    <w:basedOn w:val="Bekezdsalapbettpusa"/>
    <w:uiPriority w:val="99"/>
    <w:unhideWhenUsed/>
    <w:rsid w:val="007926D9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7926D9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7926D9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7926D9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7926D9"/>
    <w:rPr>
      <w:b/>
      <w:bCs/>
      <w:sz w:val="20"/>
      <w:szCs w:val="20"/>
    </w:rPr>
  </w:style>
  <w:style w:type="character" w:customStyle="1" w:styleId="Cmsor3Char">
    <w:name w:val="Címsor 3 Char"/>
    <w:basedOn w:val="Bekezdsalapbettpusa"/>
    <w:link w:val="Cmsor3"/>
    <w:rsid w:val="00DC209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Cmsor4Char">
    <w:name w:val="Címsor 4 Char"/>
    <w:aliases w:val="Char Char"/>
    <w:basedOn w:val="Bekezdsalapbettpusa"/>
    <w:link w:val="Cmsor4"/>
    <w:rsid w:val="00723C0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rsid w:val="00A079E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rsid w:val="00A079E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rsid w:val="00A079E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rsid w:val="00A079E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Cmsor9Char">
    <w:name w:val="Címsor 9 Char"/>
    <w:basedOn w:val="Bekezdsalapbettpusa"/>
    <w:link w:val="Cmsor9"/>
    <w:rsid w:val="00A079E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Nincstrkz">
    <w:name w:val="No Spacing"/>
    <w:link w:val="NincstrkzChar"/>
    <w:uiPriority w:val="1"/>
    <w:qFormat/>
    <w:rsid w:val="00B555A5"/>
    <w:pPr>
      <w:spacing w:after="0" w:line="240" w:lineRule="auto"/>
      <w:jc w:val="both"/>
    </w:pPr>
  </w:style>
  <w:style w:type="character" w:styleId="Helyrzszveg">
    <w:name w:val="Placeholder Text"/>
    <w:basedOn w:val="Bekezdsalapbettpusa"/>
    <w:uiPriority w:val="99"/>
    <w:semiHidden/>
    <w:rsid w:val="00E468B1"/>
    <w:rPr>
      <w:color w:val="808080"/>
    </w:rPr>
  </w:style>
  <w:style w:type="paragraph" w:styleId="TJ3">
    <w:name w:val="toc 3"/>
    <w:basedOn w:val="Norml"/>
    <w:next w:val="Norml"/>
    <w:autoRedefine/>
    <w:uiPriority w:val="39"/>
    <w:unhideWhenUsed/>
    <w:rsid w:val="00E403E8"/>
    <w:pPr>
      <w:tabs>
        <w:tab w:val="left" w:pos="1320"/>
        <w:tab w:val="right" w:leader="dot" w:pos="9062"/>
      </w:tabs>
      <w:spacing w:after="100"/>
      <w:ind w:left="440"/>
    </w:pPr>
  </w:style>
  <w:style w:type="paragraph" w:customStyle="1" w:styleId="TableText0">
    <w:name w:val="Table Text"/>
    <w:basedOn w:val="Norml"/>
    <w:rsid w:val="00AD7212"/>
    <w:pPr>
      <w:keepLines/>
      <w:spacing w:after="0"/>
      <w:jc w:val="left"/>
    </w:pPr>
    <w:rPr>
      <w:rFonts w:ascii="Arial" w:eastAsia="Times New Roman" w:hAnsi="Arial" w:cs="Times New Roman"/>
      <w:sz w:val="16"/>
      <w:szCs w:val="20"/>
      <w:lang w:val="en-US" w:eastAsia="es-ES"/>
    </w:rPr>
  </w:style>
  <w:style w:type="paragraph" w:customStyle="1" w:styleId="TableHeading">
    <w:name w:val="Table Heading"/>
    <w:basedOn w:val="TableText0"/>
    <w:rsid w:val="00AD7212"/>
    <w:pPr>
      <w:spacing w:before="120" w:after="120"/>
    </w:pPr>
    <w:rPr>
      <w:b/>
    </w:rPr>
  </w:style>
  <w:style w:type="paragraph" w:styleId="Szvegtrzs">
    <w:name w:val="Body Text"/>
    <w:basedOn w:val="Norml"/>
    <w:link w:val="SzvegtrzsChar"/>
    <w:rsid w:val="00C67614"/>
    <w:pPr>
      <w:spacing w:before="120" w:after="120"/>
      <w:ind w:left="1440"/>
      <w:jc w:val="left"/>
    </w:pPr>
    <w:rPr>
      <w:rFonts w:ascii="Arial" w:eastAsia="Times New Roman" w:hAnsi="Arial" w:cs="Times New Roman"/>
      <w:sz w:val="20"/>
      <w:szCs w:val="20"/>
      <w:lang w:val="en-US" w:eastAsia="es-ES"/>
    </w:rPr>
  </w:style>
  <w:style w:type="character" w:customStyle="1" w:styleId="SzvegtrzsChar">
    <w:name w:val="Szövegtörzs Char"/>
    <w:basedOn w:val="Bekezdsalapbettpusa"/>
    <w:link w:val="Szvegtrzs"/>
    <w:rsid w:val="00C67614"/>
    <w:rPr>
      <w:rFonts w:ascii="Arial" w:eastAsia="Times New Roman" w:hAnsi="Arial" w:cs="Times New Roman"/>
      <w:sz w:val="20"/>
      <w:szCs w:val="20"/>
      <w:lang w:val="en-US" w:eastAsia="es-ES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6A26E6"/>
    <w:pPr>
      <w:spacing w:after="0"/>
      <w:jc w:val="left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6A26E6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6A26E6"/>
    <w:rPr>
      <w:vertAlign w:val="superscript"/>
    </w:rPr>
  </w:style>
  <w:style w:type="paragraph" w:styleId="NormlWeb">
    <w:name w:val="Normal (Web)"/>
    <w:basedOn w:val="Norml"/>
    <w:uiPriority w:val="99"/>
    <w:semiHidden/>
    <w:unhideWhenUsed/>
    <w:rsid w:val="00326DF3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Mrltotthiperhivatkozs">
    <w:name w:val="FollowedHyperlink"/>
    <w:basedOn w:val="Bekezdsalapbettpusa"/>
    <w:uiPriority w:val="99"/>
    <w:semiHidden/>
    <w:unhideWhenUsed/>
    <w:rsid w:val="00CC734E"/>
    <w:rPr>
      <w:color w:val="800080" w:themeColor="followedHyperlink"/>
      <w:u w:val="single"/>
    </w:rPr>
  </w:style>
  <w:style w:type="character" w:customStyle="1" w:styleId="textrun">
    <w:name w:val="textrun"/>
    <w:basedOn w:val="Bekezdsalapbettpusa"/>
    <w:rsid w:val="00D758F7"/>
  </w:style>
  <w:style w:type="character" w:customStyle="1" w:styleId="eop">
    <w:name w:val="eop"/>
    <w:basedOn w:val="Bekezdsalapbettpusa"/>
    <w:rsid w:val="00D758F7"/>
  </w:style>
  <w:style w:type="character" w:customStyle="1" w:styleId="NincstrkzChar">
    <w:name w:val="Nincs térköz Char"/>
    <w:basedOn w:val="Bekezdsalapbettpusa"/>
    <w:link w:val="Nincstrkz"/>
    <w:uiPriority w:val="1"/>
    <w:locked/>
    <w:rsid w:val="00396CB9"/>
  </w:style>
  <w:style w:type="paragraph" w:customStyle="1" w:styleId="Fejlc">
    <w:name w:val="Fejléc"/>
    <w:basedOn w:val="lfej"/>
    <w:link w:val="FejlcChar"/>
    <w:qFormat/>
    <w:rsid w:val="00E403E8"/>
    <w:pPr>
      <w:jc w:val="center"/>
    </w:pPr>
    <w:rPr>
      <w:rFonts w:ascii="Cambria" w:hAnsi="Cambria" w:cstheme="minorHAnsi"/>
      <w:noProof/>
      <w:sz w:val="18"/>
      <w:lang w:eastAsia="hu-HU"/>
    </w:rPr>
  </w:style>
  <w:style w:type="character" w:customStyle="1" w:styleId="FejlcChar">
    <w:name w:val="Fejléc Char"/>
    <w:basedOn w:val="lfejChar"/>
    <w:link w:val="Fejlc"/>
    <w:rsid w:val="00E403E8"/>
    <w:rPr>
      <w:rFonts w:ascii="Cambria" w:hAnsi="Cambria" w:cstheme="minorHAnsi"/>
      <w:noProof/>
      <w:sz w:val="18"/>
      <w:lang w:eastAsia="hu-HU"/>
    </w:rPr>
  </w:style>
  <w:style w:type="paragraph" w:styleId="Kpalrs">
    <w:name w:val="caption"/>
    <w:basedOn w:val="Norml"/>
    <w:next w:val="Norml"/>
    <w:unhideWhenUsed/>
    <w:qFormat/>
    <w:rsid w:val="00ED3CD4"/>
    <w:pPr>
      <w:spacing w:after="200"/>
    </w:pPr>
    <w:rPr>
      <w:rFonts w:ascii="Arial" w:eastAsia="Arial" w:hAnsi="Arial" w:cs="Arial"/>
      <w:i/>
      <w:iCs/>
      <w:color w:val="1F497D" w:themeColor="text2"/>
      <w:sz w:val="18"/>
      <w:szCs w:val="18"/>
      <w:lang w:val="hu" w:eastAsia="hu-HU"/>
    </w:rPr>
  </w:style>
  <w:style w:type="character" w:customStyle="1" w:styleId="ListaszerbekezdsChar">
    <w:name w:val="Listaszerű bekezdés Char"/>
    <w:aliases w:val="Számozott lista 1 Char,List Paragraph1 Char,Welt L Char,lista_2 Char,Bullet Number Char,lp1 Char,Színes lista – 1. jelölőszín1 Char,Stílus Címsor3.cím+Arial Char"/>
    <w:basedOn w:val="Bekezdsalapbettpusa"/>
    <w:link w:val="Listaszerbekezds"/>
    <w:uiPriority w:val="34"/>
    <w:locked/>
    <w:rsid w:val="00ED3CD4"/>
  </w:style>
  <w:style w:type="paragraph" w:customStyle="1" w:styleId="StlusCmsor2Arial">
    <w:name w:val="Stílus Címsor 2 + Arial"/>
    <w:basedOn w:val="Cmsor2"/>
    <w:rsid w:val="00230D17"/>
    <w:pPr>
      <w:keepLines w:val="0"/>
      <w:spacing w:before="240" w:after="240" w:line="276" w:lineRule="auto"/>
    </w:pPr>
    <w:rPr>
      <w:rFonts w:ascii="Arial" w:eastAsia="Times New Roman" w:hAnsi="Arial" w:cs="Times New Roman"/>
      <w:b/>
      <w:bCs/>
      <w:color w:val="595959" w:themeColor="text1" w:themeTint="A6"/>
      <w:szCs w:val="20"/>
      <w:lang w:eastAsia="hu-HU"/>
    </w:rPr>
  </w:style>
  <w:style w:type="paragraph" w:customStyle="1" w:styleId="StlusCmsor1Arial">
    <w:name w:val="Stílus Címsor 1 + Arial"/>
    <w:basedOn w:val="Cmsor1"/>
    <w:rsid w:val="004E36C2"/>
    <w:pPr>
      <w:keepLines w:val="0"/>
      <w:numPr>
        <w:numId w:val="1"/>
      </w:numPr>
      <w:spacing w:before="360" w:after="360" w:line="276" w:lineRule="auto"/>
      <w:jc w:val="left"/>
    </w:pPr>
    <w:rPr>
      <w:rFonts w:ascii="Arial" w:eastAsia="Times New Roman" w:hAnsi="Arial" w:cs="Times New Roman"/>
      <w:b/>
      <w:bCs/>
      <w:color w:val="auto"/>
      <w:kern w:val="32"/>
      <w:szCs w:val="28"/>
      <w:lang w:eastAsia="hu-HU"/>
    </w:rPr>
  </w:style>
  <w:style w:type="character" w:customStyle="1" w:styleId="Italics">
    <w:name w:val="Italics"/>
    <w:rsid w:val="00676D7E"/>
    <w:rPr>
      <w:i/>
    </w:rPr>
  </w:style>
  <w:style w:type="character" w:customStyle="1" w:styleId="Bold">
    <w:name w:val="Bold"/>
    <w:rsid w:val="00676D7E"/>
    <w:rPr>
      <w:b/>
    </w:rPr>
  </w:style>
  <w:style w:type="character" w:customStyle="1" w:styleId="BoldItalics">
    <w:name w:val="Bold Italics"/>
    <w:rsid w:val="00676D7E"/>
    <w:rPr>
      <w:b/>
      <w:i/>
    </w:rPr>
  </w:style>
  <w:style w:type="character" w:customStyle="1" w:styleId="FieldLabel">
    <w:name w:val="Field Label"/>
    <w:rsid w:val="00676D7E"/>
    <w:rPr>
      <w:rFonts w:ascii="Times New Roman" w:eastAsia="Times New Roman" w:hAnsi="Times New Roman" w:cs="Times New Roman"/>
    </w:rPr>
  </w:style>
  <w:style w:type="character" w:customStyle="1" w:styleId="SSTemplateField">
    <w:name w:val="SSTemplateField"/>
    <w:rsid w:val="00676D7E"/>
    <w:rPr>
      <w:rFonts w:ascii="Lucida Sans" w:eastAsia="Lucida Sans" w:hAnsi="Lucida Sans" w:cs="Lucida Sans"/>
      <w:b/>
      <w:color w:val="FFFFFF"/>
      <w:sz w:val="16"/>
      <w:szCs w:val="16"/>
      <w:shd w:val="clear" w:color="auto" w:fill="FF0000"/>
    </w:rPr>
  </w:style>
  <w:style w:type="character" w:customStyle="1" w:styleId="SSBookmark">
    <w:name w:val="SSBookmark"/>
    <w:rsid w:val="00676D7E"/>
    <w:rPr>
      <w:rFonts w:ascii="Lucida Sans" w:eastAsia="Lucida Sans" w:hAnsi="Lucida Sans" w:cs="Lucida Sans"/>
      <w:b/>
      <w:color w:val="000000"/>
      <w:sz w:val="16"/>
      <w:szCs w:val="16"/>
      <w:shd w:val="clear" w:color="auto" w:fill="FFFF80"/>
    </w:rPr>
  </w:style>
  <w:style w:type="paragraph" w:customStyle="1" w:styleId="CoverHeading1">
    <w:name w:val="Cover Heading 1"/>
    <w:basedOn w:val="Norml"/>
    <w:next w:val="Norml"/>
    <w:rsid w:val="00676D7E"/>
    <w:pPr>
      <w:spacing w:after="0"/>
      <w:jc w:val="right"/>
    </w:pPr>
    <w:rPr>
      <w:rFonts w:ascii="Calibri" w:eastAsia="Calibri" w:hAnsi="Calibri" w:cs="Calibri"/>
      <w:b/>
      <w:sz w:val="72"/>
      <w:szCs w:val="72"/>
      <w:lang w:eastAsia="hu-HU"/>
    </w:rPr>
  </w:style>
  <w:style w:type="paragraph" w:customStyle="1" w:styleId="CoverHeading2">
    <w:name w:val="Cover Heading 2"/>
    <w:basedOn w:val="Norml"/>
    <w:next w:val="Norml"/>
    <w:rsid w:val="00676D7E"/>
    <w:pPr>
      <w:spacing w:after="0"/>
      <w:jc w:val="right"/>
    </w:pPr>
    <w:rPr>
      <w:rFonts w:ascii="Calibri" w:eastAsia="Calibri" w:hAnsi="Calibri" w:cs="Calibri"/>
      <w:color w:val="800000"/>
      <w:sz w:val="60"/>
      <w:szCs w:val="60"/>
      <w:lang w:eastAsia="hu-HU"/>
    </w:rPr>
  </w:style>
  <w:style w:type="paragraph" w:customStyle="1" w:styleId="CoverText1">
    <w:name w:val="Cover Text 1"/>
    <w:basedOn w:val="Norml"/>
    <w:next w:val="Norml"/>
    <w:rsid w:val="00676D7E"/>
    <w:pPr>
      <w:spacing w:after="0"/>
      <w:jc w:val="right"/>
    </w:pPr>
    <w:rPr>
      <w:rFonts w:ascii="Liberation Sans Narrow" w:eastAsia="Liberation Sans Narrow" w:hAnsi="Liberation Sans Narrow" w:cs="Liberation Sans Narrow"/>
      <w:sz w:val="28"/>
      <w:szCs w:val="28"/>
      <w:lang w:eastAsia="hu-HU"/>
    </w:rPr>
  </w:style>
  <w:style w:type="paragraph" w:customStyle="1" w:styleId="CoverText2">
    <w:name w:val="Cover Text 2"/>
    <w:basedOn w:val="Norml"/>
    <w:next w:val="Norml"/>
    <w:rsid w:val="00676D7E"/>
    <w:pPr>
      <w:spacing w:after="0"/>
      <w:jc w:val="right"/>
    </w:pPr>
    <w:rPr>
      <w:rFonts w:ascii="Liberation Sans Narrow" w:eastAsia="Liberation Sans Narrow" w:hAnsi="Liberation Sans Narrow" w:cs="Liberation Sans Narrow"/>
      <w:color w:val="7F7F7F"/>
      <w:sz w:val="20"/>
      <w:szCs w:val="20"/>
      <w:lang w:eastAsia="hu-HU"/>
    </w:rPr>
  </w:style>
  <w:style w:type="paragraph" w:styleId="TJ4">
    <w:name w:val="toc 4"/>
    <w:basedOn w:val="Norml"/>
    <w:next w:val="Norml"/>
    <w:uiPriority w:val="39"/>
    <w:rsid w:val="00676D7E"/>
    <w:pPr>
      <w:spacing w:before="40" w:after="20"/>
      <w:ind w:left="540" w:right="720"/>
      <w:jc w:val="left"/>
    </w:pPr>
    <w:rPr>
      <w:rFonts w:ascii="Times New Roman" w:eastAsia="Times New Roman" w:hAnsi="Times New Roman" w:cs="Times New Roman"/>
      <w:sz w:val="20"/>
      <w:szCs w:val="20"/>
      <w:lang w:eastAsia="hu-HU"/>
    </w:rPr>
  </w:style>
  <w:style w:type="paragraph" w:styleId="TJ5">
    <w:name w:val="toc 5"/>
    <w:basedOn w:val="Norml"/>
    <w:next w:val="Norml"/>
    <w:uiPriority w:val="39"/>
    <w:rsid w:val="00676D7E"/>
    <w:pPr>
      <w:spacing w:before="40" w:after="20"/>
      <w:ind w:left="720" w:right="720"/>
      <w:jc w:val="left"/>
    </w:pPr>
    <w:rPr>
      <w:rFonts w:ascii="Times New Roman" w:eastAsia="Times New Roman" w:hAnsi="Times New Roman" w:cs="Times New Roman"/>
      <w:sz w:val="20"/>
      <w:szCs w:val="20"/>
      <w:lang w:eastAsia="hu-HU"/>
    </w:rPr>
  </w:style>
  <w:style w:type="paragraph" w:styleId="TJ6">
    <w:name w:val="toc 6"/>
    <w:basedOn w:val="Norml"/>
    <w:next w:val="Norml"/>
    <w:uiPriority w:val="39"/>
    <w:rsid w:val="00676D7E"/>
    <w:pPr>
      <w:spacing w:before="40" w:after="20"/>
      <w:ind w:left="900" w:right="720"/>
      <w:jc w:val="left"/>
    </w:pPr>
    <w:rPr>
      <w:rFonts w:ascii="Times New Roman" w:eastAsia="Times New Roman" w:hAnsi="Times New Roman" w:cs="Times New Roman"/>
      <w:sz w:val="20"/>
      <w:szCs w:val="20"/>
      <w:lang w:eastAsia="hu-HU"/>
    </w:rPr>
  </w:style>
  <w:style w:type="paragraph" w:styleId="TJ7">
    <w:name w:val="toc 7"/>
    <w:basedOn w:val="Norml"/>
    <w:next w:val="Norml"/>
    <w:uiPriority w:val="39"/>
    <w:rsid w:val="00676D7E"/>
    <w:pPr>
      <w:spacing w:before="40" w:after="20"/>
      <w:ind w:left="1080" w:right="720"/>
      <w:jc w:val="left"/>
    </w:pPr>
    <w:rPr>
      <w:rFonts w:ascii="Times New Roman" w:eastAsia="Times New Roman" w:hAnsi="Times New Roman" w:cs="Times New Roman"/>
      <w:sz w:val="20"/>
      <w:szCs w:val="20"/>
      <w:lang w:eastAsia="hu-HU"/>
    </w:rPr>
  </w:style>
  <w:style w:type="paragraph" w:styleId="TJ8">
    <w:name w:val="toc 8"/>
    <w:basedOn w:val="Norml"/>
    <w:next w:val="Norml"/>
    <w:uiPriority w:val="39"/>
    <w:rsid w:val="00676D7E"/>
    <w:pPr>
      <w:spacing w:before="40" w:after="20"/>
      <w:ind w:left="1260" w:right="720"/>
      <w:jc w:val="left"/>
    </w:pPr>
    <w:rPr>
      <w:rFonts w:ascii="Times New Roman" w:eastAsia="Times New Roman" w:hAnsi="Times New Roman" w:cs="Times New Roman"/>
      <w:sz w:val="20"/>
      <w:szCs w:val="20"/>
      <w:lang w:eastAsia="hu-HU"/>
    </w:rPr>
  </w:style>
  <w:style w:type="paragraph" w:styleId="TJ9">
    <w:name w:val="toc 9"/>
    <w:basedOn w:val="Norml"/>
    <w:next w:val="Norml"/>
    <w:uiPriority w:val="39"/>
    <w:rsid w:val="00676D7E"/>
    <w:pPr>
      <w:spacing w:before="40" w:after="20"/>
      <w:ind w:left="1440" w:right="720"/>
      <w:jc w:val="left"/>
    </w:pPr>
    <w:rPr>
      <w:rFonts w:ascii="Times New Roman" w:eastAsia="Times New Roman" w:hAnsi="Times New Roman" w:cs="Times New Roman"/>
      <w:sz w:val="20"/>
      <w:szCs w:val="20"/>
      <w:lang w:eastAsia="hu-HU"/>
    </w:rPr>
  </w:style>
  <w:style w:type="paragraph" w:customStyle="1" w:styleId="Properties">
    <w:name w:val="Properties"/>
    <w:basedOn w:val="Norml"/>
    <w:next w:val="Norml"/>
    <w:rsid w:val="00676D7E"/>
    <w:pPr>
      <w:spacing w:after="0"/>
      <w:jc w:val="right"/>
    </w:pPr>
    <w:rPr>
      <w:rFonts w:ascii="Times New Roman" w:eastAsia="Times New Roman" w:hAnsi="Times New Roman" w:cs="Times New Roman"/>
      <w:color w:val="5F5F5F"/>
      <w:sz w:val="20"/>
      <w:szCs w:val="20"/>
      <w:lang w:eastAsia="hu-HU"/>
    </w:rPr>
  </w:style>
  <w:style w:type="paragraph" w:customStyle="1" w:styleId="Notes">
    <w:name w:val="Notes"/>
    <w:basedOn w:val="Norml"/>
    <w:next w:val="Norml"/>
    <w:rsid w:val="00676D7E"/>
    <w:pPr>
      <w:spacing w:after="0"/>
      <w:jc w:val="left"/>
    </w:pPr>
    <w:rPr>
      <w:rFonts w:ascii="Times New Roman" w:eastAsia="Times New Roman" w:hAnsi="Times New Roman" w:cs="Times New Roman"/>
      <w:sz w:val="20"/>
      <w:szCs w:val="20"/>
      <w:lang w:eastAsia="hu-HU"/>
    </w:rPr>
  </w:style>
  <w:style w:type="paragraph" w:customStyle="1" w:styleId="DiagramImage">
    <w:name w:val="Diagram Image"/>
    <w:basedOn w:val="Norml"/>
    <w:next w:val="Norml"/>
    <w:rsid w:val="00676D7E"/>
    <w:pPr>
      <w:spacing w:after="0"/>
      <w:jc w:val="center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customStyle="1" w:styleId="DiagramLabel">
    <w:name w:val="Diagram Label"/>
    <w:basedOn w:val="Norml"/>
    <w:next w:val="Norml"/>
    <w:rsid w:val="00676D7E"/>
    <w:pPr>
      <w:numPr>
        <w:numId w:val="21"/>
      </w:numPr>
      <w:spacing w:after="0"/>
      <w:jc w:val="center"/>
    </w:pPr>
    <w:rPr>
      <w:rFonts w:ascii="Times New Roman" w:eastAsia="Times New Roman" w:hAnsi="Times New Roman" w:cs="Times New Roman"/>
      <w:sz w:val="16"/>
      <w:szCs w:val="16"/>
      <w:lang w:eastAsia="hu-HU"/>
    </w:rPr>
  </w:style>
  <w:style w:type="paragraph" w:customStyle="1" w:styleId="TableLabel">
    <w:name w:val="Table Label"/>
    <w:basedOn w:val="Norml"/>
    <w:next w:val="Norml"/>
    <w:rsid w:val="00676D7E"/>
    <w:pPr>
      <w:spacing w:after="0"/>
      <w:jc w:val="left"/>
    </w:pPr>
    <w:rPr>
      <w:rFonts w:ascii="Times New Roman" w:eastAsia="Times New Roman" w:hAnsi="Times New Roman" w:cs="Times New Roman"/>
      <w:sz w:val="16"/>
      <w:szCs w:val="16"/>
      <w:lang w:eastAsia="hu-HU"/>
    </w:rPr>
  </w:style>
  <w:style w:type="paragraph" w:customStyle="1" w:styleId="TableTitle0">
    <w:name w:val="Table Title 0"/>
    <w:basedOn w:val="Norml"/>
    <w:next w:val="Norml"/>
    <w:rsid w:val="00676D7E"/>
    <w:pPr>
      <w:spacing w:after="0"/>
      <w:ind w:left="270" w:right="270"/>
      <w:jc w:val="left"/>
    </w:pPr>
    <w:rPr>
      <w:rFonts w:ascii="Times New Roman" w:eastAsia="Times New Roman" w:hAnsi="Times New Roman" w:cs="Times New Roman"/>
      <w:b/>
      <w:lang w:eastAsia="hu-HU"/>
    </w:rPr>
  </w:style>
  <w:style w:type="paragraph" w:customStyle="1" w:styleId="TableTitle1">
    <w:name w:val="Table Title 1"/>
    <w:basedOn w:val="Norml"/>
    <w:next w:val="Norml"/>
    <w:rsid w:val="00676D7E"/>
    <w:pPr>
      <w:spacing w:before="80"/>
      <w:ind w:left="180" w:right="270"/>
      <w:jc w:val="left"/>
    </w:pPr>
    <w:rPr>
      <w:rFonts w:ascii="Times New Roman" w:eastAsia="Times New Roman" w:hAnsi="Times New Roman" w:cs="Times New Roman"/>
      <w:b/>
      <w:sz w:val="18"/>
      <w:szCs w:val="18"/>
      <w:u w:val="single" w:color="000000"/>
      <w:lang w:eastAsia="hu-HU"/>
    </w:rPr>
  </w:style>
  <w:style w:type="paragraph" w:customStyle="1" w:styleId="TableTitle2">
    <w:name w:val="Table Title 2"/>
    <w:basedOn w:val="Norml"/>
    <w:next w:val="Norml"/>
    <w:rsid w:val="00676D7E"/>
    <w:pPr>
      <w:spacing w:after="120"/>
      <w:ind w:left="270" w:right="270"/>
      <w:jc w:val="left"/>
    </w:pPr>
    <w:rPr>
      <w:rFonts w:ascii="Times New Roman" w:eastAsia="Times New Roman" w:hAnsi="Times New Roman" w:cs="Times New Roman"/>
      <w:sz w:val="18"/>
      <w:szCs w:val="18"/>
      <w:u w:val="single" w:color="000000"/>
      <w:lang w:eastAsia="hu-HU"/>
    </w:rPr>
  </w:style>
  <w:style w:type="paragraph" w:customStyle="1" w:styleId="TableTextNormal">
    <w:name w:val="Table Text Normal"/>
    <w:basedOn w:val="Norml"/>
    <w:next w:val="Norml"/>
    <w:rsid w:val="00676D7E"/>
    <w:pPr>
      <w:spacing w:before="20" w:after="20"/>
      <w:ind w:left="270" w:right="270"/>
      <w:jc w:val="left"/>
    </w:pPr>
    <w:rPr>
      <w:rFonts w:ascii="Times New Roman" w:eastAsia="Times New Roman" w:hAnsi="Times New Roman" w:cs="Times New Roman"/>
      <w:sz w:val="18"/>
      <w:szCs w:val="18"/>
      <w:lang w:eastAsia="hu-HU"/>
    </w:rPr>
  </w:style>
  <w:style w:type="paragraph" w:customStyle="1" w:styleId="TableTextLight">
    <w:name w:val="Table Text Light"/>
    <w:basedOn w:val="Norml"/>
    <w:next w:val="Norml"/>
    <w:rsid w:val="00676D7E"/>
    <w:pPr>
      <w:spacing w:before="20" w:after="20"/>
      <w:ind w:left="270" w:right="270"/>
      <w:jc w:val="left"/>
    </w:pPr>
    <w:rPr>
      <w:rFonts w:ascii="Times New Roman" w:eastAsia="Times New Roman" w:hAnsi="Times New Roman" w:cs="Times New Roman"/>
      <w:color w:val="2F2F2F"/>
      <w:sz w:val="18"/>
      <w:szCs w:val="18"/>
      <w:lang w:eastAsia="hu-HU"/>
    </w:rPr>
  </w:style>
  <w:style w:type="paragraph" w:customStyle="1" w:styleId="TableTextBold">
    <w:name w:val="Table Text Bold"/>
    <w:basedOn w:val="Norml"/>
    <w:next w:val="Norml"/>
    <w:rsid w:val="00676D7E"/>
    <w:pPr>
      <w:spacing w:before="20" w:after="20"/>
      <w:ind w:left="270" w:right="270"/>
      <w:jc w:val="left"/>
    </w:pPr>
    <w:rPr>
      <w:rFonts w:ascii="Times New Roman" w:eastAsia="Times New Roman" w:hAnsi="Times New Roman" w:cs="Times New Roman"/>
      <w:b/>
      <w:sz w:val="18"/>
      <w:szCs w:val="18"/>
      <w:lang w:eastAsia="hu-HU"/>
    </w:rPr>
  </w:style>
  <w:style w:type="paragraph" w:customStyle="1" w:styleId="CoverText3">
    <w:name w:val="Cover Text 3"/>
    <w:basedOn w:val="Norml"/>
    <w:next w:val="Norml"/>
    <w:rsid w:val="00676D7E"/>
    <w:pPr>
      <w:spacing w:after="0"/>
      <w:jc w:val="right"/>
    </w:pPr>
    <w:rPr>
      <w:rFonts w:ascii="Calibri" w:eastAsia="Calibri" w:hAnsi="Calibri" w:cs="Calibri"/>
      <w:b/>
      <w:color w:val="004080"/>
      <w:sz w:val="20"/>
      <w:szCs w:val="20"/>
      <w:lang w:eastAsia="hu-HU"/>
    </w:rPr>
  </w:style>
  <w:style w:type="paragraph" w:customStyle="1" w:styleId="TitleSmall">
    <w:name w:val="Title Small"/>
    <w:basedOn w:val="Norml"/>
    <w:next w:val="Norml"/>
    <w:rsid w:val="00676D7E"/>
    <w:pPr>
      <w:jc w:val="left"/>
    </w:pPr>
    <w:rPr>
      <w:rFonts w:ascii="Calibri" w:eastAsia="Calibri" w:hAnsi="Calibri" w:cs="Calibri"/>
      <w:b/>
      <w:i/>
      <w:color w:val="3F3F3F"/>
      <w:sz w:val="20"/>
      <w:szCs w:val="20"/>
      <w:lang w:eastAsia="hu-HU"/>
    </w:rPr>
  </w:style>
  <w:style w:type="paragraph" w:customStyle="1" w:styleId="TableTextCode">
    <w:name w:val="Table Text Code"/>
    <w:basedOn w:val="Norml"/>
    <w:next w:val="Norml"/>
    <w:rsid w:val="00676D7E"/>
    <w:pPr>
      <w:spacing w:after="0"/>
      <w:ind w:left="90" w:right="90"/>
      <w:jc w:val="left"/>
    </w:pPr>
    <w:rPr>
      <w:rFonts w:ascii="Courier New" w:eastAsia="Courier New" w:hAnsi="Courier New" w:cs="Courier New"/>
      <w:sz w:val="16"/>
      <w:szCs w:val="16"/>
      <w:lang w:eastAsia="hu-HU"/>
    </w:rPr>
  </w:style>
  <w:style w:type="character" w:customStyle="1" w:styleId="Code">
    <w:name w:val="Code"/>
    <w:rsid w:val="00676D7E"/>
    <w:rPr>
      <w:rFonts w:ascii="Courier New" w:eastAsia="Courier New" w:hAnsi="Courier New" w:cs="Courier New"/>
    </w:rPr>
  </w:style>
  <w:style w:type="paragraph" w:customStyle="1" w:styleId="Items">
    <w:name w:val="Items"/>
    <w:basedOn w:val="Norml"/>
    <w:next w:val="Norml"/>
    <w:rsid w:val="00676D7E"/>
    <w:pPr>
      <w:spacing w:after="0"/>
      <w:jc w:val="left"/>
    </w:pPr>
    <w:rPr>
      <w:rFonts w:ascii="Times New Roman" w:eastAsia="Times New Roman" w:hAnsi="Times New Roman" w:cs="Times New Roman"/>
      <w:sz w:val="20"/>
      <w:szCs w:val="20"/>
      <w:lang w:eastAsia="hu-HU"/>
    </w:rPr>
  </w:style>
  <w:style w:type="paragraph" w:customStyle="1" w:styleId="TableHeadingLight">
    <w:name w:val="Table Heading Light"/>
    <w:basedOn w:val="Norml"/>
    <w:next w:val="Norml"/>
    <w:rsid w:val="00676D7E"/>
    <w:pPr>
      <w:spacing w:before="80" w:after="40"/>
      <w:ind w:left="90" w:right="90"/>
      <w:jc w:val="left"/>
    </w:pPr>
    <w:rPr>
      <w:rFonts w:ascii="Times New Roman" w:eastAsia="Times New Roman" w:hAnsi="Times New Roman" w:cs="Times New Roman"/>
      <w:b/>
      <w:color w:val="4F4F4F"/>
      <w:sz w:val="18"/>
      <w:szCs w:val="18"/>
      <w:lang w:eastAsia="hu-HU"/>
    </w:rPr>
  </w:style>
  <w:style w:type="character" w:customStyle="1" w:styleId="TableFieldLabel">
    <w:name w:val="Table Field Label"/>
    <w:rsid w:val="00676D7E"/>
    <w:rPr>
      <w:rFonts w:ascii="Times New Roman" w:eastAsia="Times New Roman" w:hAnsi="Times New Roman" w:cs="Times New Roman"/>
      <w:color w:val="6F6F6F"/>
    </w:rPr>
  </w:style>
  <w:style w:type="paragraph" w:customStyle="1" w:styleId="DefaultStyle">
    <w:name w:val="Default Style"/>
    <w:basedOn w:val="Norml"/>
    <w:next w:val="Norml"/>
    <w:rsid w:val="00676D7E"/>
    <w:pPr>
      <w:spacing w:after="0"/>
      <w:jc w:val="left"/>
    </w:pPr>
    <w:rPr>
      <w:rFonts w:ascii="Times New Roman" w:eastAsia="Times New Roman" w:hAnsi="Times New Roman" w:cs="Times New Roman"/>
      <w:color w:val="000000"/>
      <w:sz w:val="24"/>
      <w:szCs w:val="24"/>
      <w:lang w:eastAsia="hu-HU"/>
    </w:rPr>
  </w:style>
  <w:style w:type="paragraph" w:customStyle="1" w:styleId="TableContents">
    <w:name w:val="Table Contents"/>
    <w:basedOn w:val="Norml"/>
    <w:rsid w:val="00676D7E"/>
    <w:pPr>
      <w:spacing w:after="0"/>
      <w:jc w:val="left"/>
    </w:pPr>
    <w:rPr>
      <w:rFonts w:ascii="Arial" w:eastAsia="Arial" w:hAnsi="Arial" w:cs="Arial"/>
      <w:sz w:val="24"/>
      <w:szCs w:val="24"/>
      <w:lang w:eastAsia="hu-HU"/>
    </w:rPr>
  </w:style>
  <w:style w:type="paragraph" w:customStyle="1" w:styleId="Contents9">
    <w:name w:val="Contents 9"/>
    <w:basedOn w:val="Norml"/>
    <w:rsid w:val="00676D7E"/>
    <w:pPr>
      <w:spacing w:before="40" w:after="20"/>
      <w:ind w:left="1440" w:right="720"/>
      <w:jc w:val="left"/>
    </w:pPr>
    <w:rPr>
      <w:rFonts w:ascii="Times New Roman" w:eastAsia="Times New Roman" w:hAnsi="Times New Roman" w:cs="Times New Roman"/>
      <w:color w:val="000000"/>
      <w:sz w:val="20"/>
      <w:szCs w:val="20"/>
      <w:lang w:eastAsia="hu-HU"/>
    </w:rPr>
  </w:style>
  <w:style w:type="paragraph" w:customStyle="1" w:styleId="Contents8">
    <w:name w:val="Contents 8"/>
    <w:basedOn w:val="Norml"/>
    <w:rsid w:val="00676D7E"/>
    <w:pPr>
      <w:spacing w:before="40" w:after="20"/>
      <w:ind w:left="1260" w:right="720"/>
      <w:jc w:val="left"/>
    </w:pPr>
    <w:rPr>
      <w:rFonts w:ascii="Times New Roman" w:eastAsia="Times New Roman" w:hAnsi="Times New Roman" w:cs="Times New Roman"/>
      <w:color w:val="000000"/>
      <w:sz w:val="20"/>
      <w:szCs w:val="20"/>
      <w:lang w:eastAsia="hu-HU"/>
    </w:rPr>
  </w:style>
  <w:style w:type="paragraph" w:customStyle="1" w:styleId="Contents7">
    <w:name w:val="Contents 7"/>
    <w:basedOn w:val="Norml"/>
    <w:rsid w:val="00676D7E"/>
    <w:pPr>
      <w:spacing w:before="40" w:after="20"/>
      <w:ind w:left="1080" w:right="720"/>
      <w:jc w:val="left"/>
    </w:pPr>
    <w:rPr>
      <w:rFonts w:ascii="Times New Roman" w:eastAsia="Times New Roman" w:hAnsi="Times New Roman" w:cs="Times New Roman"/>
      <w:color w:val="000000"/>
      <w:sz w:val="20"/>
      <w:szCs w:val="20"/>
      <w:lang w:eastAsia="hu-HU"/>
    </w:rPr>
  </w:style>
  <w:style w:type="paragraph" w:customStyle="1" w:styleId="Contents6">
    <w:name w:val="Contents 6"/>
    <w:basedOn w:val="Norml"/>
    <w:rsid w:val="00676D7E"/>
    <w:pPr>
      <w:spacing w:before="40" w:after="20"/>
      <w:ind w:left="900" w:right="720"/>
      <w:jc w:val="left"/>
    </w:pPr>
    <w:rPr>
      <w:rFonts w:ascii="Times New Roman" w:eastAsia="Times New Roman" w:hAnsi="Times New Roman" w:cs="Times New Roman"/>
      <w:color w:val="000000"/>
      <w:sz w:val="20"/>
      <w:szCs w:val="20"/>
      <w:lang w:eastAsia="hu-HU"/>
    </w:rPr>
  </w:style>
  <w:style w:type="paragraph" w:customStyle="1" w:styleId="Contents5">
    <w:name w:val="Contents 5"/>
    <w:basedOn w:val="Norml"/>
    <w:rsid w:val="00676D7E"/>
    <w:pPr>
      <w:spacing w:before="40" w:after="20"/>
      <w:ind w:left="720" w:right="720"/>
      <w:jc w:val="left"/>
    </w:pPr>
    <w:rPr>
      <w:rFonts w:ascii="Times New Roman" w:eastAsia="Times New Roman" w:hAnsi="Times New Roman" w:cs="Times New Roman"/>
      <w:color w:val="000000"/>
      <w:sz w:val="20"/>
      <w:szCs w:val="20"/>
      <w:lang w:eastAsia="hu-HU"/>
    </w:rPr>
  </w:style>
  <w:style w:type="paragraph" w:customStyle="1" w:styleId="Contents4">
    <w:name w:val="Contents 4"/>
    <w:basedOn w:val="Norml"/>
    <w:rsid w:val="00676D7E"/>
    <w:pPr>
      <w:spacing w:before="40" w:after="20"/>
      <w:ind w:left="540" w:right="720"/>
      <w:jc w:val="left"/>
    </w:pPr>
    <w:rPr>
      <w:rFonts w:ascii="Times New Roman" w:eastAsia="Times New Roman" w:hAnsi="Times New Roman" w:cs="Times New Roman"/>
      <w:color w:val="000000"/>
      <w:sz w:val="20"/>
      <w:szCs w:val="20"/>
      <w:lang w:eastAsia="hu-HU"/>
    </w:rPr>
  </w:style>
  <w:style w:type="paragraph" w:customStyle="1" w:styleId="Contents3">
    <w:name w:val="Contents 3"/>
    <w:basedOn w:val="Norml"/>
    <w:rsid w:val="00676D7E"/>
    <w:pPr>
      <w:spacing w:before="40" w:after="20"/>
      <w:ind w:left="360" w:right="720"/>
      <w:jc w:val="left"/>
    </w:pPr>
    <w:rPr>
      <w:rFonts w:ascii="Times New Roman" w:eastAsia="Times New Roman" w:hAnsi="Times New Roman" w:cs="Times New Roman"/>
      <w:color w:val="000000"/>
      <w:sz w:val="20"/>
      <w:szCs w:val="20"/>
      <w:lang w:eastAsia="hu-HU"/>
    </w:rPr>
  </w:style>
  <w:style w:type="paragraph" w:customStyle="1" w:styleId="Contents2">
    <w:name w:val="Contents 2"/>
    <w:basedOn w:val="Norml"/>
    <w:rsid w:val="00676D7E"/>
    <w:pPr>
      <w:spacing w:before="40" w:after="20"/>
      <w:ind w:left="180" w:right="720"/>
      <w:jc w:val="left"/>
    </w:pPr>
    <w:rPr>
      <w:rFonts w:ascii="Times New Roman" w:eastAsia="Times New Roman" w:hAnsi="Times New Roman" w:cs="Times New Roman"/>
      <w:color w:val="000000"/>
      <w:sz w:val="20"/>
      <w:szCs w:val="20"/>
      <w:lang w:eastAsia="hu-HU"/>
    </w:rPr>
  </w:style>
  <w:style w:type="paragraph" w:customStyle="1" w:styleId="Contents1">
    <w:name w:val="Contents 1"/>
    <w:basedOn w:val="Norml"/>
    <w:rsid w:val="00676D7E"/>
    <w:pPr>
      <w:spacing w:before="120" w:after="40"/>
      <w:ind w:right="720"/>
      <w:jc w:val="left"/>
    </w:pPr>
    <w:rPr>
      <w:rFonts w:ascii="Times New Roman" w:eastAsia="Times New Roman" w:hAnsi="Times New Roman" w:cs="Times New Roman"/>
      <w:b/>
      <w:color w:val="000000"/>
      <w:sz w:val="20"/>
      <w:szCs w:val="20"/>
      <w:lang w:eastAsia="hu-HU"/>
    </w:rPr>
  </w:style>
  <w:style w:type="paragraph" w:customStyle="1" w:styleId="ContentsHeading">
    <w:name w:val="Contents Heading"/>
    <w:basedOn w:val="Norml"/>
    <w:rsid w:val="00676D7E"/>
    <w:pPr>
      <w:keepNext/>
      <w:spacing w:before="240"/>
      <w:jc w:val="left"/>
    </w:pPr>
    <w:rPr>
      <w:rFonts w:ascii="Calibri" w:eastAsia="Calibri" w:hAnsi="Calibri" w:cs="Calibri"/>
      <w:b/>
      <w:color w:val="000000"/>
      <w:sz w:val="32"/>
      <w:szCs w:val="32"/>
      <w:lang w:eastAsia="hu-HU"/>
    </w:rPr>
  </w:style>
  <w:style w:type="paragraph" w:customStyle="1" w:styleId="Index">
    <w:name w:val="Index"/>
    <w:basedOn w:val="Norml"/>
    <w:rsid w:val="00676D7E"/>
    <w:pPr>
      <w:spacing w:after="0"/>
      <w:jc w:val="left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ista">
    <w:name w:val="List"/>
    <w:basedOn w:val="Norml"/>
    <w:rsid w:val="00676D7E"/>
    <w:pPr>
      <w:spacing w:after="120"/>
      <w:jc w:val="left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customStyle="1" w:styleId="TextBody">
    <w:name w:val="Text Body"/>
    <w:basedOn w:val="Norml"/>
    <w:rsid w:val="00676D7E"/>
    <w:pPr>
      <w:spacing w:after="120"/>
      <w:jc w:val="left"/>
    </w:pPr>
    <w:rPr>
      <w:rFonts w:ascii="Arial" w:eastAsia="Arial" w:hAnsi="Arial" w:cs="Arial"/>
      <w:sz w:val="24"/>
      <w:szCs w:val="24"/>
      <w:lang w:eastAsia="hu-HU"/>
    </w:rPr>
  </w:style>
  <w:style w:type="paragraph" w:customStyle="1" w:styleId="Heading">
    <w:name w:val="Heading"/>
    <w:basedOn w:val="Norml"/>
    <w:next w:val="TextBody"/>
    <w:rsid w:val="00676D7E"/>
    <w:pPr>
      <w:keepNext/>
      <w:spacing w:before="240" w:after="120"/>
      <w:jc w:val="left"/>
    </w:pPr>
    <w:rPr>
      <w:rFonts w:ascii="Arial" w:eastAsia="Arial" w:hAnsi="Arial" w:cs="Arial"/>
      <w:sz w:val="28"/>
      <w:szCs w:val="28"/>
      <w:lang w:eastAsia="hu-HU"/>
    </w:rPr>
  </w:style>
  <w:style w:type="paragraph" w:styleId="Csakszveg">
    <w:name w:val="Plain Text"/>
    <w:basedOn w:val="Norml"/>
    <w:link w:val="CsakszvegChar"/>
    <w:rsid w:val="00676D7E"/>
    <w:pPr>
      <w:spacing w:after="0"/>
      <w:jc w:val="left"/>
    </w:pPr>
    <w:rPr>
      <w:rFonts w:ascii="Arial" w:eastAsia="Arial" w:hAnsi="Arial" w:cs="Arial"/>
      <w:color w:val="000000"/>
      <w:sz w:val="20"/>
      <w:szCs w:val="20"/>
      <w:lang w:eastAsia="hu-HU"/>
    </w:rPr>
  </w:style>
  <w:style w:type="character" w:customStyle="1" w:styleId="CsakszvegChar">
    <w:name w:val="Csak szöveg Char"/>
    <w:basedOn w:val="Bekezdsalapbettpusa"/>
    <w:link w:val="Csakszveg"/>
    <w:rsid w:val="00676D7E"/>
    <w:rPr>
      <w:rFonts w:ascii="Arial" w:eastAsia="Arial" w:hAnsi="Arial" w:cs="Arial"/>
      <w:color w:val="000000"/>
      <w:sz w:val="20"/>
      <w:szCs w:val="20"/>
      <w:lang w:eastAsia="hu-HU"/>
    </w:rPr>
  </w:style>
  <w:style w:type="character" w:customStyle="1" w:styleId="AllCaps">
    <w:name w:val="All Caps"/>
    <w:rsid w:val="00676D7E"/>
    <w:rPr>
      <w:caps/>
    </w:rPr>
  </w:style>
  <w:style w:type="numbering" w:customStyle="1" w:styleId="Stlus2">
    <w:name w:val="Stílus2"/>
    <w:uiPriority w:val="99"/>
    <w:rsid w:val="008B699F"/>
    <w:pPr>
      <w:numPr>
        <w:numId w:val="22"/>
      </w:numPr>
    </w:pPr>
  </w:style>
  <w:style w:type="table" w:styleId="Tblzatrcsos41jellszn">
    <w:name w:val="Grid Table 4 Accent 1"/>
    <w:basedOn w:val="Normltblzat"/>
    <w:uiPriority w:val="49"/>
    <w:rsid w:val="005118C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Default">
    <w:name w:val="Default"/>
    <w:rsid w:val="00755F8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Listaszertblzat5stt1jellszn">
    <w:name w:val="List Table 5 Dark Accent 1"/>
    <w:basedOn w:val="Normltblzat"/>
    <w:uiPriority w:val="50"/>
    <w:rsid w:val="001F454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tblBorders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blzatrcsos45jellszn">
    <w:name w:val="Grid Table 4 Accent 5"/>
    <w:basedOn w:val="Normltblzat"/>
    <w:uiPriority w:val="49"/>
    <w:rsid w:val="000946C7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blzatrcsos46jellszn">
    <w:name w:val="Grid Table 4 Accent 6"/>
    <w:basedOn w:val="Normltblzat"/>
    <w:uiPriority w:val="49"/>
    <w:rsid w:val="008B1C1E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blzatrcsosvilgos">
    <w:name w:val="Grid Table Light"/>
    <w:basedOn w:val="Normltblzat"/>
    <w:uiPriority w:val="40"/>
    <w:rsid w:val="00F8579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Feloldatlanmegemlts">
    <w:name w:val="Unresolved Mention"/>
    <w:basedOn w:val="Bekezdsalapbettpusa"/>
    <w:uiPriority w:val="99"/>
    <w:semiHidden/>
    <w:unhideWhenUsed/>
    <w:rsid w:val="00A24B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6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2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1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5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2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7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4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3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png"/><Relationship Id="rId18" Type="http://schemas.microsoft.com/office/2011/relationships/commentsExtended" Target="commentsExtended.xm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34" Type="http://schemas.openxmlformats.org/officeDocument/2006/relationships/fontTable" Target="fontTable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comments" Target="comments.xml"/><Relationship Id="rId25" Type="http://schemas.openxmlformats.org/officeDocument/2006/relationships/image" Target="media/image9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microsoft.com/office/2018/08/relationships/commentsExtensible" Target="commentsExtensible.xm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8.png"/><Relationship Id="rId32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theme" Target="theme/theme1.xml"/><Relationship Id="rId10" Type="http://schemas.openxmlformats.org/officeDocument/2006/relationships/webSettings" Target="webSettings.xml"/><Relationship Id="rId19" Type="http://schemas.microsoft.com/office/2016/09/relationships/commentsIds" Target="commentsIds.xml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0be68c0f-23a1-4a68-bc2e-0bfc084806b4">U26HEUY2JR42-1614903240-1845</_dlc_DocId>
    <_dlc_DocIdUrl xmlns="0be68c0f-23a1-4a68-bc2e-0bfc084806b4">
      <Url>https://ituzletag.mav-szk.hu/projekt/hop/_layouts/15/DocIdRedir.aspx?ID=U26HEUY2JR42-1614903240-1845</Url>
      <Description>U26HEUY2JR42-1614903240-1845</Description>
    </_dlc_DocIdUrl>
    <LikesCount xmlns="http://schemas.microsoft.com/sharepoint/v3" xsi:nil="true"/>
    <Ratings xmlns="http://schemas.microsoft.com/sharepoint/v3" xsi:nil="true"/>
    <LikedBy xmlns="http://schemas.microsoft.com/sharepoint/v3">
      <UserInfo>
        <DisplayName/>
        <AccountId xsi:nil="true"/>
        <AccountType/>
      </UserInfo>
    </LikedBy>
    <C_x00e9_lk_x00f6_z_x00f6_ns_x00e9_gek xmlns="52f530c3-3de2-4488-972e-384662b6cc3b" xsi:nil="true"/>
    <RatedBy xmlns="http://schemas.microsoft.com/sharepoint/v3">
      <UserInfo>
        <DisplayName/>
        <AccountId xsi:nil="true"/>
        <AccountType/>
      </UserInfo>
    </RatedBy>
  </documentManagement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E4C02B7E0C62A844B5535C03BF4F0E55" ma:contentTypeVersion="8" ma:contentTypeDescription="Új dokumentum létrehozása." ma:contentTypeScope="" ma:versionID="231982add97f7c6d20bc64348f253ee1">
  <xsd:schema xmlns:xsd="http://www.w3.org/2001/XMLSchema" xmlns:xs="http://www.w3.org/2001/XMLSchema" xmlns:p="http://schemas.microsoft.com/office/2006/metadata/properties" xmlns:ns1="http://schemas.microsoft.com/sharepoint/v3" xmlns:ns2="0be68c0f-23a1-4a68-bc2e-0bfc084806b4" xmlns:ns3="52f530c3-3de2-4488-972e-384662b6cc3b" targetNamespace="http://schemas.microsoft.com/office/2006/metadata/properties" ma:root="true" ma:fieldsID="f2ef2dbeae7e0ca5d3f8c7cae136d574" ns1:_="" ns2:_="" ns3:_="">
    <xsd:import namespace="http://schemas.microsoft.com/sharepoint/v3"/>
    <xsd:import namespace="0be68c0f-23a1-4a68-bc2e-0bfc084806b4"/>
    <xsd:import namespace="52f530c3-3de2-4488-972e-384662b6cc3b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1:AverageRating" minOccurs="0"/>
                <xsd:element ref="ns1:RatingCount" minOccurs="0"/>
                <xsd:element ref="ns1:RatedBy" minOccurs="0"/>
                <xsd:element ref="ns1:Ratings" minOccurs="0"/>
                <xsd:element ref="ns1:LikesCount" minOccurs="0"/>
                <xsd:element ref="ns1:LikedBy" minOccurs="0"/>
                <xsd:element ref="ns3:C_x00e9_lk_x00f6_z_x00f6_ns_x00e9_gek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AverageRating" ma:index="12" nillable="true" ma:displayName="Minősítés (0–5)" ma:decimals="2" ma:description="Az összes küldött minősítés átlagos értéke" ma:internalName="AverageRating" ma:readOnly="true">
      <xsd:simpleType>
        <xsd:restriction base="dms:Number"/>
      </xsd:simpleType>
    </xsd:element>
    <xsd:element name="RatingCount" ma:index="13" nillable="true" ma:displayName="Minősítések száma" ma:decimals="0" ma:description="Küldött minősítések száma" ma:internalName="RatingCount" ma:readOnly="true">
      <xsd:simpleType>
        <xsd:restriction base="dms:Number"/>
      </xsd:simpleType>
    </xsd:element>
    <xsd:element name="RatedBy" ma:index="14" nillable="true" ma:displayName="Minősítők" ma:description="Az elemet minősítő felhasználók." ma:hidden="true" ma:list="UserInfo" ma:internalName="RatedBy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Ratings" ma:index="15" nillable="true" ma:displayName="Felhasználói minősítések" ma:description="Az elem felhasználói minősítései" ma:hidden="true" ma:internalName="Ratings">
      <xsd:simpleType>
        <xsd:restriction base="dms:Note"/>
      </xsd:simpleType>
    </xsd:element>
    <xsd:element name="LikesCount" ma:index="16" nillable="true" ma:displayName="Tetszésnyilvánítások száma" ma:internalName="LikesCount">
      <xsd:simpleType>
        <xsd:restriction base="dms:Unknown"/>
      </xsd:simpleType>
    </xsd:element>
    <xsd:element name="LikedBy" ma:index="17" nillable="true" ma:displayName="Felhasználók, akiknek tetszett" ma:hidden="true" ma:list="UserInfo" ma:internalName="LikedBy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e68c0f-23a1-4a68-bc2e-0bfc084806b4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kumentumazonosító értéke" ma:description="Az elemhez rendelt dokumentumazonosító értéke." ma:internalName="_dlc_DocId" ma:readOnly="true">
      <xsd:simpleType>
        <xsd:restriction base="dms:Text"/>
      </xsd:simpleType>
    </xsd:element>
    <xsd:element name="_dlc_DocIdUrl" ma:index="9" nillable="true" ma:displayName="Dokumentumazonosító" ma:description="Állandó hivatkozás a dokumentumra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Résztvevők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f530c3-3de2-4488-972e-384662b6cc3b" elementFormDefault="qualified">
    <xsd:import namespace="http://schemas.microsoft.com/office/2006/documentManagement/types"/>
    <xsd:import namespace="http://schemas.microsoft.com/office/infopath/2007/PartnerControls"/>
    <xsd:element name="C_x00e9_lk_x00f6_z_x00f6_ns_x00e9_gek" ma:index="18" nillable="true" ma:displayName="Célközönségek" ma:internalName="C_x00e9_lk_x00f6_z_x00f6_ns_x00e9_gek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7E5A06C-193D-4C3A-B5BB-B6C74377B161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AA88951F-0D1A-4F7C-95E3-241B0AAB5AF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88609DF-C0EC-4989-BC90-76C2CB5FF25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1EE882C-0CFD-411D-8661-54607F103401}">
  <ds:schemaRefs>
    <ds:schemaRef ds:uri="http://schemas.microsoft.com/office/2006/metadata/properties"/>
    <ds:schemaRef ds:uri="http://schemas.microsoft.com/office/infopath/2007/PartnerControls"/>
    <ds:schemaRef ds:uri="0be68c0f-23a1-4a68-bc2e-0bfc084806b4"/>
  </ds:schemaRefs>
</ds:datastoreItem>
</file>

<file path=customXml/itemProps5.xml><?xml version="1.0" encoding="utf-8"?>
<ds:datastoreItem xmlns:ds="http://schemas.openxmlformats.org/officeDocument/2006/customXml" ds:itemID="{2E87B091-7EEE-45C0-B737-DCD12628A41B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708D411A-E235-45EA-8185-FE2851E72BE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21</Pages>
  <Words>2771</Words>
  <Characters>19126</Characters>
  <Application>Microsoft Office Word</Application>
  <DocSecurity>0</DocSecurity>
  <Lines>159</Lines>
  <Paragraphs>43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Műszaki specifikáció</vt:lpstr>
    </vt:vector>
  </TitlesOfParts>
  <Company>MÁV Szolgáltató Központ Zrt.</Company>
  <LinksUpToDate>false</LinksUpToDate>
  <CharactersWithSpaces>21854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Műszaki specifikáció</dc:title>
  <dc:creator>Pappné Dániel Márta Dr.</dc:creator>
  <cp:lastModifiedBy>Turóczi Márton Gábor</cp:lastModifiedBy>
  <cp:revision>22</cp:revision>
  <cp:lastPrinted>2017-12-06T15:07:00Z</cp:lastPrinted>
  <dcterms:created xsi:type="dcterms:W3CDTF">2025-02-17T07:20:00Z</dcterms:created>
  <dcterms:modified xsi:type="dcterms:W3CDTF">2025-02-18T08:44:00Z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0x010100E4C02B7E0C62A844B5535C03BF4F0E55</vt:lpwstr>
  </property>
  <property fmtid="{D5CDD505-2E9C-101B-9397-08002B2CF9AE}" pid="3" name="_dlc_DocIdItemGuid">
    <vt:lpwstr>1cd4cce7-dc01-459e-80c2-fa75e4a4fb4c</vt:lpwstr>
  </property>
</Properties>
</file>